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BBCA79" w14:textId="6949A044" w:rsidR="006640CE" w:rsidRPr="00FF345A" w:rsidRDefault="006640CE" w:rsidP="0035573A">
      <w:pPr>
        <w:spacing w:line="360" w:lineRule="auto"/>
        <w:rPr>
          <w:bCs/>
        </w:rPr>
      </w:pPr>
      <w:r w:rsidRPr="00FF345A">
        <w:rPr>
          <w:bCs/>
        </w:rPr>
        <w:t>Transcriptional analysis of Coccidioides immitis mycelia and spherules</w:t>
      </w:r>
      <w:r w:rsidR="00B2525A">
        <w:rPr>
          <w:bCs/>
        </w:rPr>
        <w:t xml:space="preserve"> by RNA sequencing</w:t>
      </w:r>
    </w:p>
    <w:p w14:paraId="146FD3B2" w14:textId="77777777" w:rsidR="006640CE" w:rsidRPr="00FF345A" w:rsidRDefault="006640CE" w:rsidP="0035573A">
      <w:pPr>
        <w:spacing w:line="360" w:lineRule="auto"/>
        <w:rPr>
          <w:bCs/>
        </w:rPr>
      </w:pPr>
    </w:p>
    <w:p w14:paraId="590E37EC" w14:textId="27C1815E" w:rsidR="006640CE" w:rsidRPr="00FF345A" w:rsidRDefault="006640CE" w:rsidP="0035573A">
      <w:pPr>
        <w:spacing w:line="360" w:lineRule="auto"/>
        <w:rPr>
          <w:bCs/>
        </w:rPr>
      </w:pPr>
      <w:r w:rsidRPr="00FF345A">
        <w:rPr>
          <w:bCs/>
        </w:rPr>
        <w:t xml:space="preserve">Aaron Carlin, </w:t>
      </w:r>
      <w:proofErr w:type="spellStart"/>
      <w:r w:rsidRPr="00FF345A">
        <w:rPr>
          <w:bCs/>
        </w:rPr>
        <w:t>Sinem</w:t>
      </w:r>
      <w:proofErr w:type="spellEnd"/>
      <w:r w:rsidRPr="00FF345A">
        <w:rPr>
          <w:bCs/>
        </w:rPr>
        <w:t xml:space="preserve"> </w:t>
      </w:r>
      <w:proofErr w:type="spellStart"/>
      <w:r w:rsidRPr="00FF345A">
        <w:rPr>
          <w:bCs/>
        </w:rPr>
        <w:t>Beyhan</w:t>
      </w:r>
      <w:proofErr w:type="spellEnd"/>
      <w:r w:rsidRPr="00FF345A">
        <w:rPr>
          <w:bCs/>
        </w:rPr>
        <w:t>,  Jesus Pena, Jason Stajich, Suganya Viriyakosol, Joshua Fierer and Theo N Kirkland</w:t>
      </w:r>
    </w:p>
    <w:p w14:paraId="64E0E6B7" w14:textId="458CBCCE" w:rsidR="006640CE" w:rsidRPr="00FF345A" w:rsidRDefault="006640CE" w:rsidP="0035573A">
      <w:pPr>
        <w:spacing w:line="360" w:lineRule="auto"/>
        <w:rPr>
          <w:bCs/>
        </w:rPr>
      </w:pPr>
    </w:p>
    <w:p w14:paraId="4333F384" w14:textId="5A45819A" w:rsidR="006640CE" w:rsidRPr="00FF345A" w:rsidRDefault="006640CE" w:rsidP="0035573A">
      <w:pPr>
        <w:spacing w:line="360" w:lineRule="auto"/>
        <w:rPr>
          <w:bCs/>
        </w:rPr>
      </w:pPr>
      <w:r w:rsidRPr="00FF345A">
        <w:rPr>
          <w:bCs/>
        </w:rPr>
        <w:t>Please ins</w:t>
      </w:r>
      <w:r w:rsidR="00B2525A">
        <w:rPr>
          <w:bCs/>
        </w:rPr>
        <w:t>e</w:t>
      </w:r>
      <w:r w:rsidRPr="00FF345A">
        <w:rPr>
          <w:bCs/>
        </w:rPr>
        <w:t>rt affiliations, check names etc.</w:t>
      </w:r>
    </w:p>
    <w:p w14:paraId="46A0EC87" w14:textId="269ED155" w:rsidR="006640CE" w:rsidRDefault="006640CE" w:rsidP="0035573A">
      <w:pPr>
        <w:spacing w:line="360" w:lineRule="auto"/>
        <w:rPr>
          <w:b/>
        </w:rPr>
      </w:pPr>
    </w:p>
    <w:p w14:paraId="35D17F00" w14:textId="77777777" w:rsidR="006640CE" w:rsidRDefault="006640CE" w:rsidP="0035573A">
      <w:pPr>
        <w:spacing w:line="360" w:lineRule="auto"/>
        <w:rPr>
          <w:b/>
        </w:rPr>
      </w:pPr>
    </w:p>
    <w:p w14:paraId="4CC5F0D9" w14:textId="6DA32B50" w:rsidR="006640CE" w:rsidRPr="00B2525A" w:rsidRDefault="006640CE" w:rsidP="0035573A">
      <w:pPr>
        <w:spacing w:line="360" w:lineRule="auto"/>
        <w:rPr>
          <w:b/>
        </w:rPr>
      </w:pPr>
      <w:r w:rsidRPr="00B2525A">
        <w:rPr>
          <w:b/>
        </w:rPr>
        <w:t>Abstract.</w:t>
      </w:r>
    </w:p>
    <w:p w14:paraId="16924EB7" w14:textId="77777777" w:rsidR="006640CE" w:rsidRPr="00FF345A" w:rsidRDefault="006640CE" w:rsidP="0035573A">
      <w:pPr>
        <w:spacing w:line="360" w:lineRule="auto"/>
        <w:rPr>
          <w:bCs/>
        </w:rPr>
      </w:pPr>
    </w:p>
    <w:p w14:paraId="5F99DE38" w14:textId="397E3909" w:rsidR="006640CE" w:rsidRDefault="006640CE" w:rsidP="0035573A">
      <w:pPr>
        <w:spacing w:line="360" w:lineRule="auto"/>
        <w:rPr>
          <w:b/>
        </w:rPr>
      </w:pPr>
      <w:r w:rsidRPr="00FF345A">
        <w:rPr>
          <w:bCs/>
        </w:rPr>
        <w:t>Coccidioides species are dimorphic organisms that transform from</w:t>
      </w:r>
      <w:del w:id="0" w:author="Theo Kirkland" w:date="2021-01-09T14:53:00Z">
        <w:r w:rsidRPr="00FF345A" w:rsidDel="0061446E">
          <w:rPr>
            <w:bCs/>
          </w:rPr>
          <w:delText xml:space="preserve"> a</w:delText>
        </w:r>
      </w:del>
      <w:r w:rsidRPr="00FF345A">
        <w:rPr>
          <w:bCs/>
        </w:rPr>
        <w:t xml:space="preserve"> m</w:t>
      </w:r>
      <w:ins w:id="1" w:author="Theo Kirkland" w:date="2021-01-09T14:53:00Z">
        <w:r w:rsidR="0061446E">
          <w:rPr>
            <w:bCs/>
          </w:rPr>
          <w:t>ycelia</w:t>
        </w:r>
      </w:ins>
      <w:del w:id="2" w:author="Theo Kirkland" w:date="2021-01-09T14:53:00Z">
        <w:r w:rsidRPr="00FF345A" w:rsidDel="0061446E">
          <w:rPr>
            <w:bCs/>
          </w:rPr>
          <w:delText>old</w:delText>
        </w:r>
      </w:del>
      <w:r w:rsidRPr="00FF345A">
        <w:rPr>
          <w:bCs/>
        </w:rPr>
        <w:t xml:space="preserve"> </w:t>
      </w:r>
      <w:ins w:id="3" w:author="Theo Kirkland" w:date="2021-01-09T14:54:00Z">
        <w:r w:rsidR="0061446E">
          <w:rPr>
            <w:bCs/>
          </w:rPr>
          <w:t>with internal arthroconidia</w:t>
        </w:r>
      </w:ins>
      <w:del w:id="4" w:author="Theo Kirkland" w:date="2021-01-09T14:53:00Z">
        <w:r w:rsidRPr="00FF345A" w:rsidDel="0061446E">
          <w:rPr>
            <w:bCs/>
          </w:rPr>
          <w:delText>form</w:delText>
        </w:r>
      </w:del>
      <w:r w:rsidRPr="00FF345A">
        <w:rPr>
          <w:bCs/>
        </w:rPr>
        <w:t xml:space="preserve"> in the soil to a tissue form known as a spherule.  This process can be recapitulated in vitro</w:t>
      </w:r>
      <w:r w:rsidR="006761DF" w:rsidRPr="00FF345A">
        <w:rPr>
          <w:bCs/>
        </w:rPr>
        <w:t xml:space="preserve"> by increasing the temperature</w:t>
      </w:r>
      <w:ins w:id="5" w:author="Theo Kirkland" w:date="2021-01-09T14:54:00Z">
        <w:r w:rsidR="0061446E">
          <w:rPr>
            <w:bCs/>
          </w:rPr>
          <w:t xml:space="preserve">, </w:t>
        </w:r>
      </w:ins>
      <w:r w:rsidR="006761DF" w:rsidRPr="00FF345A">
        <w:rPr>
          <w:bCs/>
        </w:rPr>
        <w:t xml:space="preserve"> CO</w:t>
      </w:r>
      <w:r w:rsidR="006761DF" w:rsidRPr="00FF345A">
        <w:rPr>
          <w:bCs/>
          <w:vertAlign w:val="subscript"/>
        </w:rPr>
        <w:t>2</w:t>
      </w:r>
      <w:r w:rsidR="006761DF" w:rsidRPr="00FF345A">
        <w:rPr>
          <w:bCs/>
        </w:rPr>
        <w:t xml:space="preserve"> and other culture conditions.  In this study we have quantified gene expression in mycelia, young and mature spherules.  </w:t>
      </w:r>
      <w:r w:rsidR="00541053">
        <w:rPr>
          <w:bCs/>
        </w:rPr>
        <w:t xml:space="preserve">Highly </w:t>
      </w:r>
      <w:r w:rsidR="006761DF" w:rsidRPr="00FF345A">
        <w:rPr>
          <w:bCs/>
        </w:rPr>
        <w:t>up-regulated in young spherules, includ</w:t>
      </w:r>
      <w:r w:rsidR="00541053">
        <w:rPr>
          <w:bCs/>
        </w:rPr>
        <w:t>e</w:t>
      </w:r>
      <w:r w:rsidR="006761DF" w:rsidRPr="00FF345A">
        <w:rPr>
          <w:bCs/>
        </w:rPr>
        <w:t xml:space="preserve"> a spherule surface protein and iron and copper membrane transporters.  Genes that are unique to Coccidioides spp. are al</w:t>
      </w:r>
      <w:r w:rsidR="00541053">
        <w:rPr>
          <w:bCs/>
        </w:rPr>
        <w:t>so</w:t>
      </w:r>
      <w:r w:rsidR="006761DF" w:rsidRPr="00FF345A">
        <w:rPr>
          <w:bCs/>
        </w:rPr>
        <w:t xml:space="preserve"> over-represented in this group</w:t>
      </w:r>
      <w:r w:rsidR="00541053">
        <w:rPr>
          <w:bCs/>
        </w:rPr>
        <w:t xml:space="preserve">, suggesting that they may be important for spherule differentiation. </w:t>
      </w:r>
      <w:r w:rsidR="006761DF" w:rsidRPr="00FF345A">
        <w:rPr>
          <w:bCs/>
        </w:rPr>
        <w:t xml:space="preserve">  Enriched GO terms </w:t>
      </w:r>
      <w:r w:rsidR="00541053">
        <w:rPr>
          <w:bCs/>
        </w:rPr>
        <w:t xml:space="preserve">in up-regulated genes also </w:t>
      </w:r>
      <w:r w:rsidR="006761DF" w:rsidRPr="00FF345A">
        <w:rPr>
          <w:bCs/>
        </w:rPr>
        <w:t>include</w:t>
      </w:r>
      <w:r w:rsidR="00541053">
        <w:rPr>
          <w:bCs/>
        </w:rPr>
        <w:t xml:space="preserve"> </w:t>
      </w:r>
      <w:r w:rsidR="006761DF" w:rsidRPr="00FF345A">
        <w:rPr>
          <w:bCs/>
        </w:rPr>
        <w:t xml:space="preserve">oxidation/reduction, </w:t>
      </w:r>
      <w:r w:rsidR="00541053">
        <w:rPr>
          <w:bCs/>
        </w:rPr>
        <w:t xml:space="preserve">response to stress </w:t>
      </w:r>
      <w:r w:rsidR="006761DF" w:rsidRPr="00FF345A">
        <w:rPr>
          <w:bCs/>
        </w:rPr>
        <w:t xml:space="preserve">and membrane proteins.  Down-regulated genes </w:t>
      </w:r>
      <w:r w:rsidR="00541053">
        <w:rPr>
          <w:bCs/>
        </w:rPr>
        <w:t>a</w:t>
      </w:r>
      <w:r w:rsidR="006761DF" w:rsidRPr="00FF345A">
        <w:rPr>
          <w:bCs/>
        </w:rPr>
        <w:t>re enriched for transcription factors, especially helix-loop-helix and</w:t>
      </w:r>
      <w:r w:rsidR="006761DF" w:rsidRPr="006761DF">
        <w:rPr>
          <w:b/>
        </w:rPr>
        <w:t xml:space="preserve"> </w:t>
      </w:r>
      <w:r w:rsidR="006761DF" w:rsidRPr="00FF345A">
        <w:rPr>
          <w:color w:val="000000"/>
        </w:rPr>
        <w:t>C2H2 type zinc finger domain-containing protein</w:t>
      </w:r>
      <w:r w:rsidR="006761DF">
        <w:rPr>
          <w:color w:val="000000"/>
        </w:rPr>
        <w:t>s</w:t>
      </w:r>
      <w:r w:rsidR="00541053">
        <w:rPr>
          <w:color w:val="000000"/>
        </w:rPr>
        <w:t xml:space="preserve"> which is consistent with the dramatic change in transcriptional profile</w:t>
      </w:r>
      <w:r w:rsidR="006761DF">
        <w:rPr>
          <w:color w:val="000000"/>
        </w:rPr>
        <w:t xml:space="preserve">.  </w:t>
      </w:r>
      <w:r w:rsidR="00B2525A">
        <w:rPr>
          <w:color w:val="000000"/>
        </w:rPr>
        <w:t xml:space="preserve">Almost all genes that are up-regulated in young spherules remain up-regulated in mature spherules, but a small number of genes are differentially expressed.  </w:t>
      </w:r>
      <w:r w:rsidR="00541053">
        <w:rPr>
          <w:color w:val="000000"/>
        </w:rPr>
        <w:t>Some mRNA from transposon</w:t>
      </w:r>
      <w:ins w:id="6" w:author="Theo Kirkland" w:date="2021-01-09T14:55:00Z">
        <w:r w:rsidR="0061446E">
          <w:rPr>
            <w:color w:val="000000"/>
          </w:rPr>
          <w:t>s</w:t>
        </w:r>
      </w:ins>
      <w:r w:rsidR="00541053">
        <w:rPr>
          <w:color w:val="000000"/>
        </w:rPr>
        <w:t xml:space="preserve"> was detected and most </w:t>
      </w:r>
      <w:ins w:id="7" w:author="Theo Kirkland" w:date="2021-01-09T14:55:00Z">
        <w:r w:rsidR="0061446E">
          <w:rPr>
            <w:color w:val="000000"/>
          </w:rPr>
          <w:t xml:space="preserve">of these </w:t>
        </w:r>
      </w:ins>
      <w:r w:rsidR="00541053">
        <w:rPr>
          <w:color w:val="000000"/>
        </w:rPr>
        <w:t xml:space="preserve">were up-regulated in spherules. </w:t>
      </w:r>
      <w:r w:rsidR="00B2525A">
        <w:rPr>
          <w:color w:val="000000"/>
        </w:rPr>
        <w:t xml:space="preserve">Mature spherules express more HSP31, and amylase than young spherules and less tyrosinase.  Although these results are similar to small number of previous </w:t>
      </w:r>
      <w:proofErr w:type="spellStart"/>
      <w:r w:rsidR="00B2525A">
        <w:rPr>
          <w:color w:val="000000"/>
        </w:rPr>
        <w:t>RNAseq</w:t>
      </w:r>
      <w:proofErr w:type="spellEnd"/>
      <w:r w:rsidR="00B2525A">
        <w:rPr>
          <w:color w:val="000000"/>
        </w:rPr>
        <w:t xml:space="preserve"> and microarray studies, a number of novel observations have been made.</w:t>
      </w:r>
    </w:p>
    <w:p w14:paraId="68D93583" w14:textId="77D9262C" w:rsidR="006640CE" w:rsidRDefault="006640CE" w:rsidP="0035573A">
      <w:pPr>
        <w:spacing w:line="360" w:lineRule="auto"/>
        <w:rPr>
          <w:b/>
        </w:rPr>
      </w:pPr>
    </w:p>
    <w:p w14:paraId="609A5062" w14:textId="533770A4" w:rsidR="00B2525A" w:rsidRDefault="00B2525A" w:rsidP="0035573A">
      <w:pPr>
        <w:spacing w:line="360" w:lineRule="auto"/>
        <w:rPr>
          <w:b/>
        </w:rPr>
      </w:pPr>
      <w:r>
        <w:rPr>
          <w:b/>
        </w:rPr>
        <w:t>Keywords:</w:t>
      </w:r>
    </w:p>
    <w:p w14:paraId="0660E564" w14:textId="3A5EE6E9" w:rsidR="006640CE" w:rsidRDefault="006640CE" w:rsidP="0035573A">
      <w:pPr>
        <w:spacing w:line="360" w:lineRule="auto"/>
        <w:rPr>
          <w:ins w:id="8" w:author="Theo Kirkland" w:date="2021-01-09T14:56:00Z"/>
          <w:b/>
        </w:rPr>
      </w:pPr>
    </w:p>
    <w:p w14:paraId="65CD4DE9" w14:textId="77777777" w:rsidR="0061446E" w:rsidRDefault="0061446E" w:rsidP="0035573A">
      <w:pPr>
        <w:spacing w:line="360" w:lineRule="auto"/>
        <w:rPr>
          <w:b/>
        </w:rPr>
      </w:pPr>
    </w:p>
    <w:p w14:paraId="0EA9113C" w14:textId="6FE6DAB3" w:rsidR="0035573A" w:rsidRPr="00B73626" w:rsidRDefault="0035573A" w:rsidP="0035573A">
      <w:pPr>
        <w:spacing w:line="360" w:lineRule="auto"/>
        <w:rPr>
          <w:b/>
        </w:rPr>
      </w:pPr>
      <w:r w:rsidRPr="000C473E">
        <w:rPr>
          <w:b/>
        </w:rPr>
        <w:lastRenderedPageBreak/>
        <w:t>1.</w:t>
      </w:r>
      <w:r>
        <w:rPr>
          <w:b/>
        </w:rPr>
        <w:t xml:space="preserve"> </w:t>
      </w:r>
      <w:r w:rsidRPr="00B73626">
        <w:rPr>
          <w:b/>
        </w:rPr>
        <w:t>Introduction</w:t>
      </w:r>
    </w:p>
    <w:p w14:paraId="0706F4FB" w14:textId="5786860A" w:rsidR="0035573A" w:rsidRDefault="0035573A" w:rsidP="0035573A">
      <w:pPr>
        <w:spacing w:line="360" w:lineRule="auto"/>
      </w:pPr>
      <w:r w:rsidRPr="00B73626">
        <w:rPr>
          <w:i/>
        </w:rPr>
        <w:t>Coccidioides immitis</w:t>
      </w:r>
      <w:r>
        <w:t xml:space="preserve"> and </w:t>
      </w:r>
      <w:r w:rsidRPr="00B73626">
        <w:rPr>
          <w:i/>
        </w:rPr>
        <w:t>posadasii</w:t>
      </w:r>
      <w:r>
        <w:t xml:space="preserve"> are primary pathogenic fungi that are primarily found in the desert regions of the Western United States, Mexico, Central and South America (Barker).  It causes pulmonary infections that range from asymptomatic to severe and can disseminate beyond the lung.  The organism grows as a mold in the soil and produces asexual spores, termed arthroconidia, within the mycelium.  When the soil is disturbed the mycelium can be ruptured and the arthroconidia are released.  If inhaled by a susceptible host, the arthroconidium differentiates into a form that is morphologically very different in the lung known as a spherule.  In tissue the spherule enlarges and can form many reproductive endospores. Mature spherules rupture and release endospores, which can then differentiate into the next generation of spherules.  This form, the spherule, is the disease-associated form of the organism.  If the disease is self-limited the reproduction of spherules is limited but if the disease is severe spherules continue to proliferate and elicit inflammatory and immune responses.  In addition to the role in human illness, spherules may play a role in the ecology of the organism by infecting desert rodents (Taylor, J).</w:t>
      </w:r>
    </w:p>
    <w:p w14:paraId="258C2D34" w14:textId="77777777" w:rsidR="00F61608" w:rsidRDefault="00F61608" w:rsidP="00F61608">
      <w:pPr>
        <w:spacing w:line="360" w:lineRule="auto"/>
      </w:pPr>
    </w:p>
    <w:p w14:paraId="1546510D" w14:textId="51A6FB36" w:rsidR="00F61608" w:rsidRDefault="00F61608" w:rsidP="00F61608">
      <w:pPr>
        <w:spacing w:line="360" w:lineRule="auto"/>
      </w:pPr>
      <w:r>
        <w:t>U</w:t>
      </w:r>
      <w:r>
        <w:t>nderstanding the biology of the spherule is important because this is the parasitic phase of the organism</w:t>
      </w:r>
      <w:r>
        <w:t xml:space="preserve"> that interact with the host</w:t>
      </w:r>
      <w:r>
        <w:t xml:space="preserve">. </w:t>
      </w:r>
      <w:r>
        <w:t>T</w:t>
      </w:r>
      <w:r>
        <w:t xml:space="preserve">he immune response </w:t>
      </w:r>
      <w:r>
        <w:t xml:space="preserve">is made </w:t>
      </w:r>
      <w:r>
        <w:t xml:space="preserve">to the </w:t>
      </w:r>
      <w:r>
        <w:t>spherule, so the identification of spherule antigens is important for understanding the immune response</w:t>
      </w:r>
      <w:r>
        <w:t>.  Furthermore, antifungal drug testing has been done almost exclusively with the mold form of the organism but drug targets specific to spherules may exist as well.  For all these reasons, understanding the differences between transcriptional profiles of spherules and mycelia is important.</w:t>
      </w:r>
    </w:p>
    <w:p w14:paraId="5ED10F56" w14:textId="77777777" w:rsidR="00F61608" w:rsidDel="0061446E" w:rsidRDefault="00F61608" w:rsidP="0035573A">
      <w:pPr>
        <w:spacing w:line="360" w:lineRule="auto"/>
        <w:rPr>
          <w:del w:id="9" w:author="Theo Kirkland" w:date="2021-01-09T14:56:00Z"/>
        </w:rPr>
      </w:pPr>
    </w:p>
    <w:p w14:paraId="30F0EDEB" w14:textId="77777777" w:rsidR="0035573A" w:rsidRDefault="0035573A" w:rsidP="0035573A">
      <w:pPr>
        <w:spacing w:line="360" w:lineRule="auto"/>
      </w:pPr>
    </w:p>
    <w:p w14:paraId="747CD8A6" w14:textId="6805A6EC" w:rsidR="0035573A" w:rsidRDefault="0035573A" w:rsidP="00641A18">
      <w:pPr>
        <w:spacing w:line="360" w:lineRule="auto"/>
      </w:pPr>
      <w:r>
        <w:t xml:space="preserve">The morphological transition between mycelia and spherule forms of </w:t>
      </w:r>
      <w:r w:rsidRPr="00B73626">
        <w:rPr>
          <w:i/>
        </w:rPr>
        <w:t>Coccidioides</w:t>
      </w:r>
      <w:r>
        <w:t xml:space="preserve"> is dependent on sensing host environment, and this transition can be recapitulated in the laboratory by changing temperature and other growth conditions. </w:t>
      </w:r>
      <w:r w:rsidRPr="00B73626">
        <w:rPr>
          <w:i/>
        </w:rPr>
        <w:t xml:space="preserve">Coccidioides </w:t>
      </w:r>
      <w:r>
        <w:t xml:space="preserve">species can grow in saprobic form at </w:t>
      </w:r>
      <w:r w:rsidR="00F61608">
        <w:t>22-30 °</w:t>
      </w:r>
      <w:r>
        <w:t>C, whereas culturing at 3</w:t>
      </w:r>
      <w:r w:rsidR="00F61608">
        <w:t>7- 42 °</w:t>
      </w:r>
      <w:r>
        <w:t xml:space="preserve">C and </w:t>
      </w:r>
      <w:r w:rsidR="00F61608">
        <w:t>5-</w:t>
      </w:r>
      <w:r>
        <w:t>20% CO</w:t>
      </w:r>
      <w:r w:rsidRPr="00FF345A">
        <w:rPr>
          <w:vertAlign w:val="subscript"/>
        </w:rPr>
        <w:t>2</w:t>
      </w:r>
      <w:r>
        <w:t xml:space="preserve"> </w:t>
      </w:r>
      <w:r w:rsidR="00CF6C7C">
        <w:t xml:space="preserve">in Converse media </w:t>
      </w:r>
      <w:r>
        <w:t>is required for arthroconidia to convert to spherules</w:t>
      </w:r>
      <w:r w:rsidR="00F61608">
        <w:t xml:space="preserve"> (Mead, Barker, 2020)</w:t>
      </w:r>
      <w:r>
        <w:t xml:space="preserve">. Utilizing these conditions, whole genome-level transcriptional profiling studies of saprobic and parasitic forms have been </w:t>
      </w:r>
      <w:r>
        <w:lastRenderedPageBreak/>
        <w:t xml:space="preserve">performed (Whiston ; </w:t>
      </w:r>
      <w:commentRangeStart w:id="10"/>
      <w:proofErr w:type="spellStart"/>
      <w:r>
        <w:t>Johannesson</w:t>
      </w:r>
      <w:commentRangeEnd w:id="10"/>
      <w:proofErr w:type="spellEnd"/>
      <w:r>
        <w:rPr>
          <w:rStyle w:val="CommentReference"/>
        </w:rPr>
        <w:commentReference w:id="10"/>
      </w:r>
      <w:r>
        <w:t xml:space="preserve">). It has been </w:t>
      </w:r>
      <w:r w:rsidR="00F61608">
        <w:t xml:space="preserve">found  in </w:t>
      </w:r>
      <w:r w:rsidR="00F61608">
        <w:t xml:space="preserve">both </w:t>
      </w:r>
      <w:r w:rsidR="00F61608" w:rsidRPr="00B73626">
        <w:rPr>
          <w:i/>
        </w:rPr>
        <w:t>C. immitis</w:t>
      </w:r>
      <w:r w:rsidR="00F61608">
        <w:t xml:space="preserve"> and </w:t>
      </w:r>
      <w:r w:rsidR="00F61608" w:rsidRPr="00B73626">
        <w:rPr>
          <w:i/>
        </w:rPr>
        <w:t>C. posadasii</w:t>
      </w:r>
      <w:r w:rsidR="00F61608">
        <w:t xml:space="preserve"> </w:t>
      </w:r>
      <w:r w:rsidR="00F61608">
        <w:t>that about 1</w:t>
      </w:r>
      <w:r w:rsidR="00F61608">
        <w:t>,</w:t>
      </w:r>
      <w:r w:rsidR="00F61608">
        <w:t>300 genes are up</w:t>
      </w:r>
      <w:r w:rsidR="00F61608">
        <w:t>-</w:t>
      </w:r>
      <w:r w:rsidR="00F61608">
        <w:t>regulated in mycelia and about 1</w:t>
      </w:r>
      <w:r w:rsidR="00F61608">
        <w:t>,</w:t>
      </w:r>
      <w:r w:rsidR="00F61608">
        <w:t>900 genes are up</w:t>
      </w:r>
      <w:r w:rsidR="00F61608">
        <w:t>-</w:t>
      </w:r>
      <w:r w:rsidR="00F61608">
        <w:t xml:space="preserve">regulated in spherules </w:t>
      </w:r>
      <w:r w:rsidR="00F61608">
        <w:t>and</w:t>
      </w:r>
      <w:r>
        <w:t xml:space="preserve"> that expression of known virulence genes are upregulated in the spherules, linking morphology to the virulence traits. For example, the spherule outer wall glycoprotein, which is the outermost layer on the spherule, is expressed only in spherules (Cole). </w:t>
      </w:r>
      <w:r w:rsidR="00B177C5">
        <w:t xml:space="preserve">Another study compared mycelia to young spherules and mature spherules to mycelia and to each other using micro-array technology </w:t>
      </w:r>
      <w:r w:rsidR="00641A18">
        <w:t>has been done</w:t>
      </w:r>
      <w:ins w:id="11" w:author="Theo Kirkland" w:date="2021-01-09T14:57:00Z">
        <w:r w:rsidR="0061446E">
          <w:t xml:space="preserve"> and this study re-analyzes the RNA obtained in that study by strand-specific RNA sequencing</w:t>
        </w:r>
      </w:ins>
      <w:r w:rsidR="00641A18">
        <w:t xml:space="preserve"> </w:t>
      </w:r>
      <w:r w:rsidR="00B177C5">
        <w:t>(Viriyakosol).</w:t>
      </w:r>
    </w:p>
    <w:p w14:paraId="74905475" w14:textId="77777777" w:rsidR="0035573A" w:rsidRDefault="0035573A" w:rsidP="0035573A">
      <w:pPr>
        <w:spacing w:line="360" w:lineRule="auto"/>
      </w:pPr>
    </w:p>
    <w:p w14:paraId="60050BF5" w14:textId="6AE9F0D4" w:rsidR="0035573A" w:rsidRDefault="0035573A" w:rsidP="0035573A">
      <w:pPr>
        <w:spacing w:line="360" w:lineRule="auto"/>
      </w:pPr>
      <w:r>
        <w:t>In this study, we s</w:t>
      </w:r>
      <w:ins w:id="12" w:author="Theo Kirkland" w:date="2021-01-09T14:58:00Z">
        <w:r w:rsidR="0027025F">
          <w:t>eek</w:t>
        </w:r>
      </w:ins>
      <w:del w:id="13" w:author="Theo Kirkland" w:date="2021-01-09T14:58:00Z">
        <w:r w:rsidDel="0027025F">
          <w:delText>ought</w:delText>
        </w:r>
      </w:del>
      <w:r>
        <w:t xml:space="preserve"> to understand the transcriptome differences between mycelial and spherule phases of </w:t>
      </w:r>
      <w:r w:rsidRPr="00B73626">
        <w:rPr>
          <w:i/>
        </w:rPr>
        <w:t>C. immitis</w:t>
      </w:r>
      <w:r>
        <w:t xml:space="preserve">, as well as the early and mature spherules using RNA sequencing. Our results show that there are </w:t>
      </w:r>
      <w:r w:rsidR="00B177C5">
        <w:t>more than 1500</w:t>
      </w:r>
      <w:r>
        <w:t xml:space="preserve"> genes </w:t>
      </w:r>
      <w:r w:rsidR="00B177C5">
        <w:t xml:space="preserve">that are </w:t>
      </w:r>
      <w:r>
        <w:t xml:space="preserve">differentially regulated </w:t>
      </w:r>
      <w:r w:rsidR="00B177C5">
        <w:t xml:space="preserve">in spherules and </w:t>
      </w:r>
      <w:r>
        <w:t xml:space="preserve">mycelial phases of </w:t>
      </w:r>
      <w:r w:rsidRPr="00B73626">
        <w:rPr>
          <w:i/>
        </w:rPr>
        <w:t>C. immitis</w:t>
      </w:r>
      <w:r>
        <w:t xml:space="preserve">.  We have compared the up-and down-regulated genes to previous studies and, where possible, analyzed the function of differentially expressed genes.  </w:t>
      </w:r>
    </w:p>
    <w:p w14:paraId="3CA88ECB" w14:textId="77777777" w:rsidR="0035573A" w:rsidRDefault="0035573A" w:rsidP="0035573A">
      <w:pPr>
        <w:spacing w:line="360" w:lineRule="auto"/>
      </w:pPr>
    </w:p>
    <w:p w14:paraId="1AD5F645" w14:textId="77777777" w:rsidR="00591369" w:rsidRPr="00B73626" w:rsidRDefault="00591369" w:rsidP="00591369">
      <w:pPr>
        <w:spacing w:line="360" w:lineRule="auto"/>
        <w:rPr>
          <w:b/>
        </w:rPr>
      </w:pPr>
      <w:r>
        <w:rPr>
          <w:b/>
        </w:rPr>
        <w:t xml:space="preserve">2. </w:t>
      </w:r>
      <w:r w:rsidRPr="00B73626">
        <w:rPr>
          <w:b/>
        </w:rPr>
        <w:t>Methods</w:t>
      </w:r>
    </w:p>
    <w:p w14:paraId="5B84199E" w14:textId="5873649E" w:rsidR="00B177C5" w:rsidRDefault="00B177C5" w:rsidP="00591369">
      <w:pPr>
        <w:spacing w:line="360" w:lineRule="auto"/>
      </w:pPr>
      <w:r>
        <w:t>2.1 Culture Conditions</w:t>
      </w:r>
      <w:r w:rsidR="009D0012">
        <w:t xml:space="preserve"> </w:t>
      </w:r>
    </w:p>
    <w:p w14:paraId="6C243B3C" w14:textId="13E267C4" w:rsidR="00B177C5" w:rsidRDefault="00B177C5" w:rsidP="00591369">
      <w:pPr>
        <w:spacing w:line="360" w:lineRule="auto"/>
        <w:rPr>
          <w:ins w:id="14" w:author="Theo Kirkland" w:date="2021-01-09T15:06:00Z"/>
        </w:rPr>
      </w:pPr>
      <w:r>
        <w:t>C.</w:t>
      </w:r>
      <w:r w:rsidR="009D0012">
        <w:t xml:space="preserve"> </w:t>
      </w:r>
      <w:r>
        <w:t>immitis R.S. strain was grown as mycelia or spherules as previously described</w:t>
      </w:r>
      <w:r w:rsidR="009D0012">
        <w:t xml:space="preserve"> (</w:t>
      </w:r>
      <w:proofErr w:type="spellStart"/>
      <w:r w:rsidR="009D0012">
        <w:t>Viriyaosol</w:t>
      </w:r>
      <w:proofErr w:type="spellEnd"/>
      <w:r w:rsidR="009D0012">
        <w:t>)</w:t>
      </w:r>
      <w:ins w:id="15" w:author="Theo Kirkland" w:date="2021-01-09T15:04:00Z">
        <w:r w:rsidR="0027025F">
          <w:t xml:space="preserve">.  Young spherules were cultured in Converse media for two days </w:t>
        </w:r>
      </w:ins>
      <w:ins w:id="16" w:author="Theo Kirkland" w:date="2021-01-09T15:05:00Z">
        <w:r w:rsidR="0027025F">
          <w:t xml:space="preserve">and mature spherules were cultured for eight days.  During that time period </w:t>
        </w:r>
        <w:proofErr w:type="gramStart"/>
        <w:r w:rsidR="0027025F">
          <w:t>very</w:t>
        </w:r>
        <w:proofErr w:type="gramEnd"/>
        <w:r w:rsidR="0027025F">
          <w:t xml:space="preserve"> few spherule</w:t>
        </w:r>
      </w:ins>
      <w:ins w:id="17" w:author="Theo Kirkland" w:date="2021-01-09T15:06:00Z">
        <w:r w:rsidR="0027025F">
          <w:t>s ruptured.</w:t>
        </w:r>
      </w:ins>
    </w:p>
    <w:p w14:paraId="6FB3902F" w14:textId="77777777" w:rsidR="0027025F" w:rsidRDefault="0027025F" w:rsidP="00591369">
      <w:pPr>
        <w:spacing w:line="360" w:lineRule="auto"/>
      </w:pPr>
    </w:p>
    <w:p w14:paraId="41B221E2" w14:textId="3FFBC895" w:rsidR="009D0012" w:rsidRDefault="009D0012" w:rsidP="00591369">
      <w:pPr>
        <w:spacing w:line="360" w:lineRule="auto"/>
      </w:pPr>
      <w:r>
        <w:t>2.2 RNA extraction and purification</w:t>
      </w:r>
    </w:p>
    <w:p w14:paraId="78344563" w14:textId="77777777" w:rsidR="009D0012" w:rsidRDefault="009D0012" w:rsidP="00591369">
      <w:pPr>
        <w:spacing w:line="360" w:lineRule="auto"/>
        <w:rPr>
          <w:highlight w:val="yellow"/>
        </w:rPr>
      </w:pPr>
      <w:r>
        <w:rPr>
          <w:highlight w:val="yellow"/>
        </w:rPr>
        <w:t>RNA extracted from mycelia and spherules in the previous microarray study (Viriyakosol) was used for analysis.</w:t>
      </w:r>
    </w:p>
    <w:p w14:paraId="0A6A9D4D" w14:textId="77777777" w:rsidR="009D0012" w:rsidRDefault="009D0012" w:rsidP="00591369">
      <w:pPr>
        <w:spacing w:line="360" w:lineRule="auto"/>
        <w:rPr>
          <w:highlight w:val="yellow"/>
        </w:rPr>
      </w:pPr>
    </w:p>
    <w:p w14:paraId="7078CF96" w14:textId="06C8BF3A" w:rsidR="00591369" w:rsidRDefault="009D0012" w:rsidP="00591369">
      <w:pPr>
        <w:spacing w:line="360" w:lineRule="auto"/>
        <w:rPr>
          <w:highlight w:val="yellow"/>
        </w:rPr>
      </w:pPr>
      <w:r>
        <w:rPr>
          <w:highlight w:val="yellow"/>
        </w:rPr>
        <w:t>AARON</w:t>
      </w:r>
      <w:r>
        <w:rPr>
          <w:highlight w:val="yellow"/>
        </w:rPr>
        <w:t xml:space="preserve"> </w:t>
      </w:r>
      <w:r w:rsidR="00591369">
        <w:rPr>
          <w:highlight w:val="yellow"/>
        </w:rPr>
        <w:t xml:space="preserve">– </w:t>
      </w:r>
      <w:r>
        <w:rPr>
          <w:highlight w:val="yellow"/>
        </w:rPr>
        <w:t>Did you do anything further to this RNA?</w:t>
      </w:r>
      <w:r w:rsidR="00591369">
        <w:rPr>
          <w:highlight w:val="yellow"/>
        </w:rPr>
        <w:t>.</w:t>
      </w:r>
    </w:p>
    <w:p w14:paraId="2CCE6C3C" w14:textId="288B3598" w:rsidR="00591369" w:rsidRDefault="009D0012" w:rsidP="009D0012">
      <w:pPr>
        <w:spacing w:line="360" w:lineRule="auto"/>
      </w:pPr>
      <w:r>
        <w:rPr>
          <w:highlight w:val="yellow"/>
        </w:rPr>
        <w:t>AARON</w:t>
      </w:r>
      <w:r w:rsidRPr="00B73626" w:rsidDel="009D0012">
        <w:rPr>
          <w:highlight w:val="yellow"/>
        </w:rPr>
        <w:t xml:space="preserve"> </w:t>
      </w:r>
      <w:r>
        <w:rPr>
          <w:highlight w:val="yellow"/>
        </w:rPr>
        <w:t xml:space="preserve">- </w:t>
      </w:r>
      <w:r w:rsidR="00591369" w:rsidRPr="00B73626">
        <w:rPr>
          <w:highlight w:val="yellow"/>
        </w:rPr>
        <w:t>Strand specific sequencing</w:t>
      </w:r>
    </w:p>
    <w:p w14:paraId="7AE6E541" w14:textId="06F5F69D" w:rsidR="00D643D1" w:rsidRDefault="00D643D1" w:rsidP="009D0012">
      <w:pPr>
        <w:spacing w:line="360" w:lineRule="auto"/>
      </w:pPr>
    </w:p>
    <w:p w14:paraId="25028C3A" w14:textId="6D106902" w:rsidR="00D643D1" w:rsidRDefault="00D643D1" w:rsidP="00FF345A">
      <w:pPr>
        <w:spacing w:line="360" w:lineRule="auto"/>
      </w:pPr>
      <w:r>
        <w:lastRenderedPageBreak/>
        <w:t>NEED TO HAVE INFORMATION ABOUT SITE FOR READ RETREIVAL</w:t>
      </w:r>
      <w:r w:rsidR="00B2525A">
        <w:t xml:space="preserve"> – I will figure out how to do this.</w:t>
      </w:r>
      <w:r>
        <w:br/>
      </w:r>
    </w:p>
    <w:p w14:paraId="6549623C" w14:textId="77777777" w:rsidR="002F00D8" w:rsidRDefault="009D0012" w:rsidP="00591369">
      <w:pPr>
        <w:spacing w:line="360" w:lineRule="auto"/>
        <w:rPr>
          <w:color w:val="000000" w:themeColor="text1"/>
        </w:rPr>
      </w:pPr>
      <w:r w:rsidRPr="00FF345A">
        <w:rPr>
          <w:color w:val="000000" w:themeColor="text1"/>
        </w:rPr>
        <w:t xml:space="preserve">2.3  </w:t>
      </w:r>
      <w:r w:rsidR="002F00D8">
        <w:rPr>
          <w:color w:val="000000" w:themeColor="text1"/>
        </w:rPr>
        <w:t xml:space="preserve">Analysis of </w:t>
      </w:r>
      <w:proofErr w:type="spellStart"/>
      <w:r w:rsidR="002F00D8">
        <w:rPr>
          <w:color w:val="000000" w:themeColor="text1"/>
        </w:rPr>
        <w:t>RNAseq</w:t>
      </w:r>
      <w:proofErr w:type="spellEnd"/>
      <w:r w:rsidR="002F00D8">
        <w:rPr>
          <w:color w:val="000000" w:themeColor="text1"/>
        </w:rPr>
        <w:t xml:space="preserve"> data.</w:t>
      </w:r>
    </w:p>
    <w:p w14:paraId="7949E664" w14:textId="1EFF489E" w:rsidR="00591369" w:rsidRDefault="009D0012" w:rsidP="00591369">
      <w:pPr>
        <w:spacing w:line="360" w:lineRule="auto"/>
      </w:pPr>
      <w:r>
        <w:rPr>
          <w:color w:val="000000" w:themeColor="text1"/>
        </w:rPr>
        <w:t>Duplicate sets of paired s</w:t>
      </w:r>
      <w:r w:rsidRPr="00FF345A">
        <w:rPr>
          <w:color w:val="000000" w:themeColor="text1"/>
        </w:rPr>
        <w:t>trand</w:t>
      </w:r>
      <w:r>
        <w:rPr>
          <w:color w:val="000000" w:themeColor="text1"/>
        </w:rPr>
        <w:t>-</w:t>
      </w:r>
      <w:r w:rsidRPr="00FF345A">
        <w:rPr>
          <w:color w:val="000000" w:themeColor="text1"/>
        </w:rPr>
        <w:t xml:space="preserve">specific reads were mapped to </w:t>
      </w:r>
      <w:r>
        <w:rPr>
          <w:color w:val="000000" w:themeColor="text1"/>
        </w:rPr>
        <w:t xml:space="preserve">predicted mRNA sequences </w:t>
      </w:r>
      <w:r w:rsidR="002F00D8">
        <w:rPr>
          <w:color w:val="000000" w:themeColor="text1"/>
        </w:rPr>
        <w:t xml:space="preserve">and quantified </w:t>
      </w:r>
      <w:r>
        <w:rPr>
          <w:color w:val="000000" w:themeColor="text1"/>
        </w:rPr>
        <w:t xml:space="preserve">using </w:t>
      </w:r>
      <w:proofErr w:type="spellStart"/>
      <w:r w:rsidR="00591369" w:rsidRPr="00FF345A">
        <w:rPr>
          <w:color w:val="000000" w:themeColor="text1"/>
        </w:rPr>
        <w:t>Kallisto</w:t>
      </w:r>
      <w:proofErr w:type="spellEnd"/>
      <w:r>
        <w:rPr>
          <w:color w:val="000000" w:themeColor="text1"/>
        </w:rPr>
        <w:t xml:space="preserve"> (Bray, N).  </w:t>
      </w:r>
      <w:r w:rsidR="002F00D8">
        <w:rPr>
          <w:color w:val="000000" w:themeColor="text1"/>
        </w:rPr>
        <w:t xml:space="preserve">Count table from the quantification were analyzed </w:t>
      </w:r>
      <w:proofErr w:type="spellStart"/>
      <w:r w:rsidR="002F00D8">
        <w:rPr>
          <w:color w:val="000000" w:themeColor="text1"/>
        </w:rPr>
        <w:t>bby</w:t>
      </w:r>
      <w:proofErr w:type="spellEnd"/>
      <w:r w:rsidR="002F00D8">
        <w:rPr>
          <w:color w:val="000000" w:themeColor="text1"/>
        </w:rPr>
        <w:t xml:space="preserve"> DESeq2 in R.  </w:t>
      </w:r>
      <w:r w:rsidR="002F00D8">
        <w:t>The results were filtered for an adjusted  p value &lt; 0.05 and u</w:t>
      </w:r>
      <w:r w:rsidR="00591369">
        <w:t>p-regulat</w:t>
      </w:r>
      <w:r w:rsidR="002F00D8">
        <w:t>ion</w:t>
      </w:r>
      <w:r w:rsidR="00591369">
        <w:t xml:space="preserve"> and down-regulat</w:t>
      </w:r>
      <w:r w:rsidR="002F00D8">
        <w:t xml:space="preserve">ion for gene tables </w:t>
      </w:r>
      <w:r w:rsidR="00591369">
        <w:t xml:space="preserve"> are defined as more than 2</w:t>
      </w:r>
      <w:r w:rsidR="00591369" w:rsidRPr="00B73626">
        <w:rPr>
          <w:vertAlign w:val="subscript"/>
        </w:rPr>
        <w:t>log2</w:t>
      </w:r>
      <w:r w:rsidR="00591369">
        <w:t xml:space="preserve"> spherules/mycelia</w:t>
      </w:r>
      <w:r w:rsidR="00591369" w:rsidRPr="005053DE">
        <w:t xml:space="preserve"> </w:t>
      </w:r>
      <w:r w:rsidR="00591369">
        <w:t xml:space="preserve">FC </w:t>
      </w:r>
      <w:r w:rsidR="00D13FD7">
        <w:t>(</w:t>
      </w:r>
      <w:r w:rsidR="00591369">
        <w:t>FC) or less than -2</w:t>
      </w:r>
      <w:r w:rsidR="00591369" w:rsidRPr="00F44D25">
        <w:rPr>
          <w:vertAlign w:val="subscript"/>
        </w:rPr>
        <w:t>log2</w:t>
      </w:r>
      <w:r w:rsidR="00591369">
        <w:t>.</w:t>
      </w:r>
      <w:ins w:id="18" w:author="Theo Kirkland" w:date="2021-01-09T14:59:00Z">
        <w:r w:rsidR="0027025F">
          <w:t xml:space="preserve">  This cut off is chosen to minimize the </w:t>
        </w:r>
      </w:ins>
      <w:ins w:id="19" w:author="Theo Kirkland" w:date="2021-01-09T15:00:00Z">
        <w:r w:rsidR="0027025F">
          <w:t xml:space="preserve">false positive </w:t>
        </w:r>
      </w:ins>
      <w:ins w:id="20" w:author="Theo Kirkland" w:date="2021-01-09T14:59:00Z">
        <w:r w:rsidR="0027025F">
          <w:t>identification</w:t>
        </w:r>
      </w:ins>
      <w:ins w:id="21" w:author="Theo Kirkland" w:date="2021-01-09T15:01:00Z">
        <w:r w:rsidR="0027025F">
          <w:t xml:space="preserve"> of differentially regulated genes.</w:t>
        </w:r>
      </w:ins>
    </w:p>
    <w:p w14:paraId="4D5F635E" w14:textId="5F73F17A" w:rsidR="00591369" w:rsidRDefault="00591369" w:rsidP="00591369">
      <w:pPr>
        <w:spacing w:line="360" w:lineRule="auto"/>
      </w:pPr>
    </w:p>
    <w:p w14:paraId="14F5374C" w14:textId="71C3343E" w:rsidR="002F00D8" w:rsidRDefault="002F00D8" w:rsidP="00591369">
      <w:pPr>
        <w:spacing w:line="360" w:lineRule="auto"/>
      </w:pPr>
      <w:r>
        <w:t xml:space="preserve">2.4  </w:t>
      </w:r>
      <w:r w:rsidR="00D643D1">
        <w:t>Functional a</w:t>
      </w:r>
      <w:r>
        <w:t>nalysis of genes</w:t>
      </w:r>
    </w:p>
    <w:p w14:paraId="7E03B779" w14:textId="2B61056B" w:rsidR="00591369" w:rsidRDefault="002F00D8" w:rsidP="00591369">
      <w:pPr>
        <w:spacing w:line="360" w:lineRule="auto"/>
      </w:pPr>
      <w:r>
        <w:t>All up- and down-regulated genes were evaluated using data from FungiDB (</w:t>
      </w:r>
      <w:hyperlink r:id="rId10" w:history="1">
        <w:r w:rsidRPr="003E14A4">
          <w:rPr>
            <w:rStyle w:val="Hyperlink"/>
          </w:rPr>
          <w:t>https://fungidb.org/fungidb/app</w:t>
        </w:r>
      </w:hyperlink>
      <w:r>
        <w:t xml:space="preserve">).  </w:t>
      </w:r>
      <w:r w:rsidR="00591369">
        <w:t>Unique genes were identified by testing hypothetical proteins for Blastp matches to the Swiss-</w:t>
      </w:r>
      <w:proofErr w:type="spellStart"/>
      <w:r w:rsidR="00591369">
        <w:t>Prot</w:t>
      </w:r>
      <w:proofErr w:type="spellEnd"/>
      <w:r w:rsidR="00591369">
        <w:t xml:space="preserve"> database.   C. immitis genes with</w:t>
      </w:r>
      <w:r>
        <w:t>out</w:t>
      </w:r>
      <w:r w:rsidR="00591369">
        <w:t xml:space="preserve"> a match with an e value &lt; 10</w:t>
      </w:r>
      <w:r w:rsidR="00591369" w:rsidRPr="0027025F">
        <w:rPr>
          <w:vertAlign w:val="superscript"/>
          <w:rPrChange w:id="22" w:author="Theo Kirkland" w:date="2021-01-09T15:02:00Z">
            <w:rPr/>
          </w:rPrChange>
        </w:rPr>
        <w:t>-8</w:t>
      </w:r>
      <w:r w:rsidR="00591369">
        <w:t xml:space="preserve"> </w:t>
      </w:r>
      <w:ins w:id="23" w:author="Theo Kirkland" w:date="2021-01-09T15:01:00Z">
        <w:r w:rsidR="0027025F">
          <w:t xml:space="preserve">to </w:t>
        </w:r>
      </w:ins>
      <w:ins w:id="24" w:author="Theo Kirkland" w:date="2021-01-09T15:02:00Z">
        <w:r w:rsidR="0027025F">
          <w:t xml:space="preserve">species </w:t>
        </w:r>
        <w:r w:rsidR="0027025F">
          <w:t>other</w:t>
        </w:r>
        <w:r w:rsidR="0027025F">
          <w:t xml:space="preserve"> than Coccidioides spp.  </w:t>
        </w:r>
      </w:ins>
      <w:r w:rsidR="00591369">
        <w:t>were considered unique.</w:t>
      </w:r>
    </w:p>
    <w:p w14:paraId="07784555" w14:textId="59393F08" w:rsidR="009216A7" w:rsidRDefault="009216A7"/>
    <w:p w14:paraId="566BA83D" w14:textId="5D56FA1D" w:rsidR="009D2136" w:rsidRPr="009D2136" w:rsidRDefault="009D2136" w:rsidP="005A0C57">
      <w:pPr>
        <w:spacing w:line="360" w:lineRule="auto"/>
      </w:pPr>
      <w:r>
        <w:t>GO analysis was done using FungiDB (</w:t>
      </w:r>
      <w:hyperlink r:id="rId11" w:history="1">
        <w:r w:rsidRPr="00DB78C0">
          <w:rPr>
            <w:rStyle w:val="Hyperlink"/>
          </w:rPr>
          <w:t>https://fungidb.org/fungidb/app</w:t>
        </w:r>
      </w:hyperlink>
      <w:r>
        <w:t xml:space="preserve">) and the </w:t>
      </w:r>
      <w:proofErr w:type="spellStart"/>
      <w:r>
        <w:t>FungiFun</w:t>
      </w:r>
      <w:proofErr w:type="spellEnd"/>
      <w:r>
        <w:t xml:space="preserve"> (</w:t>
      </w:r>
      <w:hyperlink r:id="rId12" w:history="1">
        <w:r w:rsidRPr="00DB78C0">
          <w:rPr>
            <w:rStyle w:val="Hyperlink"/>
          </w:rPr>
          <w:t>https://elbe.hki-jena.de/fungifun/</w:t>
        </w:r>
      </w:hyperlink>
      <w:r>
        <w:t xml:space="preserve">) websites.  </w:t>
      </w:r>
      <w:r w:rsidR="00D11E8D">
        <w:t xml:space="preserve">Go term enrichment was deemed </w:t>
      </w:r>
      <w:proofErr w:type="spellStart"/>
      <w:r w:rsidR="00D11E8D">
        <w:t>si</w:t>
      </w:r>
      <w:ins w:id="25" w:author="Theo Kirkland" w:date="2021-01-09T15:03:00Z">
        <w:r w:rsidR="0027025F">
          <w:t>g</w:t>
        </w:r>
      </w:ins>
      <w:r w:rsidR="00D11E8D">
        <w:t>nficant</w:t>
      </w:r>
      <w:proofErr w:type="spellEnd"/>
      <w:r w:rsidR="00D11E8D">
        <w:t xml:space="preserve"> if the </w:t>
      </w:r>
      <w:r w:rsidR="00D11E8D">
        <w:t>adjusted p value</w:t>
      </w:r>
      <w:r w:rsidR="00D11E8D">
        <w:t xml:space="preserve"> was </w:t>
      </w:r>
      <w:r w:rsidR="00D11E8D">
        <w:t xml:space="preserve"> &lt; 0.05)</w:t>
      </w:r>
      <w:r w:rsidR="00D11E8D">
        <w:t xml:space="preserve">. </w:t>
      </w:r>
      <w:r w:rsidRPr="009D2136">
        <w:t>A</w:t>
      </w:r>
      <w:r w:rsidR="000222CF">
        <w:t>n</w:t>
      </w:r>
      <w:ins w:id="26" w:author="Theo Kirkland" w:date="2021-01-09T15:03:00Z">
        <w:r w:rsidR="0027025F">
          <w:t>other</w:t>
        </w:r>
      </w:ins>
      <w:r>
        <w:t xml:space="preserve"> </w:t>
      </w:r>
      <w:r w:rsidRPr="009D2136">
        <w:t xml:space="preserve">approach to functional annotation was done </w:t>
      </w:r>
      <w:r w:rsidR="000222CF">
        <w:t xml:space="preserve">by protein fold recognition </w:t>
      </w:r>
      <w:r w:rsidRPr="009D2136">
        <w:t>using the</w:t>
      </w:r>
      <w:r w:rsidRPr="009D2136">
        <w:rPr>
          <w:color w:val="0000FF"/>
        </w:rPr>
        <w:t xml:space="preserve"> </w:t>
      </w:r>
      <w:r w:rsidRPr="009D2136">
        <w:rPr>
          <w:color w:val="000000" w:themeColor="text1"/>
        </w:rPr>
        <w:t>PHYRE2 Protein Fold Recognition Server</w:t>
      </w:r>
      <w:r>
        <w:rPr>
          <w:color w:val="000000" w:themeColor="text1"/>
        </w:rPr>
        <w:t xml:space="preserve"> (</w:t>
      </w:r>
      <w:hyperlink r:id="rId13" w:history="1">
        <w:r w:rsidRPr="00DB78C0">
          <w:rPr>
            <w:rStyle w:val="Hyperlink"/>
          </w:rPr>
          <w:t>http://www.sbg.bio.ic.ac.uk/~phyre2/html/page.cgi?id=index</w:t>
        </w:r>
      </w:hyperlink>
      <w:r>
        <w:rPr>
          <w:color w:val="000000" w:themeColor="text1"/>
        </w:rPr>
        <w:t xml:space="preserve">).  </w:t>
      </w:r>
    </w:p>
    <w:p w14:paraId="7B22174E" w14:textId="1D82CFB2" w:rsidR="009D2136" w:rsidRDefault="009D2136" w:rsidP="005A0C57">
      <w:pPr>
        <w:spacing w:line="360" w:lineRule="auto"/>
      </w:pPr>
    </w:p>
    <w:p w14:paraId="7745BECA" w14:textId="6CC61648" w:rsidR="005A0C57" w:rsidRDefault="005A0C57" w:rsidP="005A0C57">
      <w:pPr>
        <w:spacing w:line="360" w:lineRule="auto"/>
      </w:pPr>
      <w:r>
        <w:t>3.</w:t>
      </w:r>
      <w:ins w:id="27" w:author="Theo Kirkland" w:date="2021-01-09T15:03:00Z">
        <w:r w:rsidR="0027025F">
          <w:t xml:space="preserve"> </w:t>
        </w:r>
      </w:ins>
      <w:r>
        <w:t>Results</w:t>
      </w:r>
    </w:p>
    <w:p w14:paraId="049E56B3" w14:textId="77777777" w:rsidR="00D055CF" w:rsidRDefault="00D055CF" w:rsidP="005A0C57">
      <w:pPr>
        <w:spacing w:line="360" w:lineRule="auto"/>
      </w:pPr>
    </w:p>
    <w:p w14:paraId="0BD8CBD2" w14:textId="2E267C99" w:rsidR="005A0C57" w:rsidRDefault="005A0C57" w:rsidP="005A0C57">
      <w:pPr>
        <w:spacing w:line="360" w:lineRule="auto"/>
      </w:pPr>
      <w:r>
        <w:t xml:space="preserve">There was very little within group variance in the RNASeq data and almost all </w:t>
      </w:r>
      <w:r w:rsidR="007729B2">
        <w:t>of it</w:t>
      </w:r>
      <w:r>
        <w:t xml:space="preserve"> was explained by the phase of the samples (mycelia compared to </w:t>
      </w:r>
      <w:r w:rsidR="007729B2">
        <w:t>young</w:t>
      </w:r>
      <w:r>
        <w:t xml:space="preserve"> </w:t>
      </w:r>
      <w:r w:rsidR="000222CF">
        <w:t xml:space="preserve">or </w:t>
      </w:r>
      <w:r w:rsidR="007729B2">
        <w:t>mature</w:t>
      </w:r>
      <w:r w:rsidR="000222CF">
        <w:t xml:space="preserve"> </w:t>
      </w:r>
      <w:r>
        <w:t>spherule RNA).</w:t>
      </w:r>
    </w:p>
    <w:p w14:paraId="16936F93" w14:textId="7889479B" w:rsidR="005A0C57" w:rsidRDefault="005A0C57" w:rsidP="005A0C57">
      <w:pPr>
        <w:spacing w:line="360" w:lineRule="auto"/>
      </w:pPr>
      <w:r>
        <w:t xml:space="preserve">The RNASeq gene </w:t>
      </w:r>
      <w:r w:rsidR="007729B2">
        <w:t>expression</w:t>
      </w:r>
      <w:r>
        <w:t xml:space="preserve"> from the three conditions tested were compared to each other and the results are shown in Figure 1</w:t>
      </w:r>
      <w:ins w:id="28" w:author="Theo Kirkland" w:date="2021-01-10T13:49:00Z">
        <w:r w:rsidR="007E7F93">
          <w:t>and Supplemental Table 1</w:t>
        </w:r>
      </w:ins>
      <w:r>
        <w:t xml:space="preserve">.  In both </w:t>
      </w:r>
      <w:r w:rsidR="007729B2">
        <w:t xml:space="preserve">young </w:t>
      </w:r>
      <w:r>
        <w:t xml:space="preserve">and </w:t>
      </w:r>
      <w:r w:rsidR="007729B2">
        <w:t xml:space="preserve">mature </w:t>
      </w:r>
      <w:r>
        <w:t xml:space="preserve">comparisons to mycelia 8% of genes were up-regulated and 16-18% were down-regulated.  The </w:t>
      </w:r>
      <w:r>
        <w:lastRenderedPageBreak/>
        <w:t>number of differentially expressed genes comparing day 8 spherules to day 2 spherules was much smaller (1.4 – 2 %).</w:t>
      </w:r>
    </w:p>
    <w:p w14:paraId="312C0E8E" w14:textId="77777777" w:rsidR="005A0C57" w:rsidDel="00940A1E" w:rsidRDefault="005A0C57" w:rsidP="005A0C57">
      <w:pPr>
        <w:spacing w:line="360" w:lineRule="auto"/>
        <w:rPr>
          <w:del w:id="29" w:author="Theo Kirkland" w:date="2021-01-09T15:06:00Z"/>
        </w:rPr>
      </w:pPr>
    </w:p>
    <w:p w14:paraId="7D6EC4CA" w14:textId="77777777" w:rsidR="000222CF" w:rsidDel="00940A1E" w:rsidRDefault="005A0C57" w:rsidP="005A0C57">
      <w:pPr>
        <w:pStyle w:val="NoSpacing"/>
        <w:rPr>
          <w:del w:id="30" w:author="Theo Kirkland" w:date="2021-01-09T15:06:00Z"/>
        </w:rPr>
      </w:pPr>
      <w:del w:id="31" w:author="Theo Kirkland" w:date="2021-01-09T15:06:00Z">
        <w:r w:rsidDel="00940A1E">
          <w:tab/>
        </w:r>
        <w:r w:rsidDel="00940A1E">
          <w:tab/>
        </w:r>
        <w:r w:rsidDel="00940A1E">
          <w:tab/>
        </w:r>
        <w:r w:rsidDel="00940A1E">
          <w:tab/>
        </w:r>
        <w:r w:rsidDel="00940A1E">
          <w:tab/>
        </w:r>
        <w:r w:rsidDel="00940A1E">
          <w:tab/>
        </w:r>
      </w:del>
    </w:p>
    <w:p w14:paraId="650A3E22" w14:textId="77777777" w:rsidR="000222CF" w:rsidDel="00940A1E" w:rsidRDefault="000222CF" w:rsidP="005A0C57">
      <w:pPr>
        <w:pStyle w:val="NoSpacing"/>
        <w:rPr>
          <w:del w:id="32" w:author="Theo Kirkland" w:date="2021-01-09T15:06:00Z"/>
        </w:rPr>
      </w:pPr>
    </w:p>
    <w:p w14:paraId="44BCBA49" w14:textId="77777777" w:rsidR="000222CF" w:rsidDel="00940A1E" w:rsidRDefault="000222CF" w:rsidP="005A0C57">
      <w:pPr>
        <w:pStyle w:val="NoSpacing"/>
        <w:rPr>
          <w:del w:id="33" w:author="Theo Kirkland" w:date="2021-01-09T15:06:00Z"/>
        </w:rPr>
      </w:pPr>
    </w:p>
    <w:p w14:paraId="10C1CA00" w14:textId="77777777" w:rsidR="000222CF" w:rsidDel="00940A1E" w:rsidRDefault="000222CF" w:rsidP="005A0C57">
      <w:pPr>
        <w:pStyle w:val="NoSpacing"/>
        <w:rPr>
          <w:del w:id="34" w:author="Theo Kirkland" w:date="2021-01-09T15:06:00Z"/>
        </w:rPr>
      </w:pPr>
    </w:p>
    <w:p w14:paraId="408C6705" w14:textId="77777777" w:rsidR="000222CF" w:rsidDel="00940A1E" w:rsidRDefault="000222CF" w:rsidP="005A0C57">
      <w:pPr>
        <w:pStyle w:val="NoSpacing"/>
        <w:rPr>
          <w:del w:id="35" w:author="Theo Kirkland" w:date="2021-01-09T15:06:00Z"/>
        </w:rPr>
      </w:pPr>
    </w:p>
    <w:p w14:paraId="22F7B400" w14:textId="77777777" w:rsidR="000222CF" w:rsidDel="00940A1E" w:rsidRDefault="000222CF" w:rsidP="005A0C57">
      <w:pPr>
        <w:pStyle w:val="NoSpacing"/>
        <w:rPr>
          <w:del w:id="36" w:author="Theo Kirkland" w:date="2021-01-09T15:06:00Z"/>
        </w:rPr>
      </w:pPr>
    </w:p>
    <w:p w14:paraId="720A70DA" w14:textId="77777777" w:rsidR="000222CF" w:rsidDel="00940A1E" w:rsidRDefault="000222CF" w:rsidP="005A0C57">
      <w:pPr>
        <w:pStyle w:val="NoSpacing"/>
        <w:rPr>
          <w:del w:id="37" w:author="Theo Kirkland" w:date="2021-01-09T15:06:00Z"/>
        </w:rPr>
      </w:pPr>
    </w:p>
    <w:p w14:paraId="0E62078D" w14:textId="77777777" w:rsidR="000222CF" w:rsidDel="00940A1E" w:rsidRDefault="000222CF" w:rsidP="005A0C57">
      <w:pPr>
        <w:pStyle w:val="NoSpacing"/>
        <w:rPr>
          <w:del w:id="38" w:author="Theo Kirkland" w:date="2021-01-09T15:06:00Z"/>
        </w:rPr>
      </w:pPr>
    </w:p>
    <w:p w14:paraId="5E570FD8" w14:textId="77777777" w:rsidR="000222CF" w:rsidDel="00940A1E" w:rsidRDefault="000222CF" w:rsidP="005A0C57">
      <w:pPr>
        <w:pStyle w:val="NoSpacing"/>
        <w:rPr>
          <w:del w:id="39" w:author="Theo Kirkland" w:date="2021-01-09T15:06:00Z"/>
        </w:rPr>
      </w:pPr>
    </w:p>
    <w:p w14:paraId="3E9C3553" w14:textId="77777777" w:rsidR="000222CF" w:rsidDel="00940A1E" w:rsidRDefault="000222CF" w:rsidP="005A0C57">
      <w:pPr>
        <w:pStyle w:val="NoSpacing"/>
        <w:rPr>
          <w:del w:id="40" w:author="Theo Kirkland" w:date="2021-01-09T15:06:00Z"/>
        </w:rPr>
      </w:pPr>
    </w:p>
    <w:p w14:paraId="37A38A9D" w14:textId="77777777" w:rsidR="000222CF" w:rsidRDefault="000222CF" w:rsidP="005A0C57">
      <w:pPr>
        <w:pStyle w:val="NoSpacing"/>
      </w:pPr>
    </w:p>
    <w:p w14:paraId="02372140" w14:textId="09B67497" w:rsidR="005A0C57" w:rsidRDefault="005A0C57" w:rsidP="000222CF">
      <w:pPr>
        <w:pStyle w:val="NoSpacing"/>
        <w:ind w:left="3600" w:firstLine="720"/>
      </w:pPr>
      <w:r>
        <w:t>Fig. 1</w:t>
      </w:r>
    </w:p>
    <w:p w14:paraId="4361852C" w14:textId="0F3EC081" w:rsidR="005A0C57" w:rsidRDefault="005A0C57" w:rsidP="005A0C57">
      <w:pPr>
        <w:pStyle w:val="NoSpacing"/>
      </w:pPr>
    </w:p>
    <w:p w14:paraId="756BCE55" w14:textId="43D778EE" w:rsidR="005A0C57" w:rsidRDefault="005A0C57" w:rsidP="005A0C57">
      <w:pPr>
        <w:pStyle w:val="NoSpacing"/>
      </w:pPr>
    </w:p>
    <w:p w14:paraId="3C472B96" w14:textId="115FED44" w:rsidR="005A0C57" w:rsidRDefault="005A0C57" w:rsidP="005A0C57">
      <w:pPr>
        <w:pStyle w:val="NoSpacing"/>
      </w:pPr>
      <w:r>
        <w:rPr>
          <w:noProof/>
        </w:rPr>
        <w:drawing>
          <wp:inline distT="0" distB="0" distL="0" distR="0" wp14:anchorId="281E0007" wp14:editId="6A70A79B">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BFC91E" w14:textId="2E9B4EA4" w:rsidR="005A0C57" w:rsidRDefault="005A0C57" w:rsidP="005A0C57">
      <w:pPr>
        <w:spacing w:line="360" w:lineRule="auto"/>
      </w:pPr>
      <w:r>
        <w:t>NEED TO MAKE MINOR CHANGES IN NUMBERS</w:t>
      </w:r>
      <w:r w:rsidR="007729B2">
        <w:t xml:space="preserve">  _CHANGE DAY 2 TO YOUNG etc.</w:t>
      </w:r>
    </w:p>
    <w:p w14:paraId="13E94FA6" w14:textId="6FFBA369" w:rsidR="00352F79" w:rsidRDefault="00352F79" w:rsidP="005A0C57">
      <w:pPr>
        <w:spacing w:line="360" w:lineRule="auto"/>
      </w:pPr>
    </w:p>
    <w:p w14:paraId="23B8EA95" w14:textId="4E5D02BC" w:rsidR="007729B2" w:rsidRDefault="007729B2" w:rsidP="005A0C57">
      <w:pPr>
        <w:spacing w:line="360" w:lineRule="auto"/>
      </w:pPr>
      <w:r>
        <w:t>3.1 Young spherules</w:t>
      </w:r>
    </w:p>
    <w:p w14:paraId="5F308C4D" w14:textId="4A0A24CD" w:rsidR="00352F79" w:rsidRDefault="00352F79" w:rsidP="005A0C57">
      <w:pPr>
        <w:spacing w:line="360" w:lineRule="auto"/>
      </w:pPr>
      <w:r>
        <w:t>The 20 most up-regulated genes in day 2 spherules are shown in Table 1 (</w:t>
      </w:r>
      <w:r w:rsidR="007729B2">
        <w:t xml:space="preserve">in a </w:t>
      </w:r>
      <w:r>
        <w:t xml:space="preserve">separate document).  The most highly up-regulated gene is spherule outer wall glycoprotein (SOWgp).  This protein is expressed in </w:t>
      </w:r>
      <w:r w:rsidR="000222CF">
        <w:t xml:space="preserve">very </w:t>
      </w:r>
      <w:r>
        <w:t xml:space="preserve">large amounts on the external surface of spherules </w:t>
      </w:r>
      <w:r w:rsidR="000222CF">
        <w:t xml:space="preserve">but not mycelia </w:t>
      </w:r>
      <w:r>
        <w:t xml:space="preserve">and is involved in pathogenicity (Cole, Yu).  Two other </w:t>
      </w:r>
      <w:ins w:id="41" w:author="Theo Kirkland" w:date="2021-01-10T13:46:00Z">
        <w:r w:rsidR="003D5B90">
          <w:t xml:space="preserve">spherule </w:t>
        </w:r>
      </w:ins>
      <w:ins w:id="42" w:author="Theo Kirkland" w:date="2021-01-09T15:07:00Z">
        <w:r w:rsidR="00940A1E">
          <w:t xml:space="preserve">antigenic </w:t>
        </w:r>
      </w:ins>
      <w:r>
        <w:t>proteins</w:t>
      </w:r>
      <w:del w:id="43" w:author="Theo Kirkland" w:date="2021-01-10T13:46:00Z">
        <w:r w:rsidDel="003D5B90">
          <w:delText xml:space="preserve"> identified as antigens</w:delText>
        </w:r>
      </w:del>
      <w:r>
        <w:t xml:space="preserve"> (Expression-library immunization protein-1 and parasitic-phase-specific protein PSP-1) are also very highly up-regulated, as are three transporters, including </w:t>
      </w:r>
      <w:r w:rsidR="00A10F7F">
        <w:t xml:space="preserve">a copper transporter.  </w:t>
      </w:r>
      <w:r w:rsidR="00C437B8">
        <w:t xml:space="preserve">There are only three genes that are predicted to be copper transporters in Coccidioides immitis, so this is a substantial increase in transporter expression.  </w:t>
      </w:r>
      <w:r w:rsidR="00A10F7F">
        <w:t xml:space="preserve">Six of the twenty </w:t>
      </w:r>
      <w:r w:rsidR="008641EB">
        <w:t>very highly expressed gene</w:t>
      </w:r>
      <w:r w:rsidR="00A10F7F">
        <w:t>s are only found in Coccidioides spp.</w:t>
      </w:r>
    </w:p>
    <w:p w14:paraId="32CF73EE" w14:textId="5B9F441B" w:rsidR="00A10F7F" w:rsidRDefault="00A10F7F" w:rsidP="005A0C57">
      <w:pPr>
        <w:spacing w:line="360" w:lineRule="auto"/>
      </w:pPr>
    </w:p>
    <w:p w14:paraId="507C0023" w14:textId="0AC63783" w:rsidR="00A10F7F" w:rsidRDefault="00A10F7F" w:rsidP="00A10F7F">
      <w:pPr>
        <w:spacing w:line="360" w:lineRule="auto"/>
      </w:pPr>
      <w:r>
        <w:lastRenderedPageBreak/>
        <w:t xml:space="preserve">Genes that are unique to Coccidioides spp. are more common in the up- and down-regulated gene sets than in all genes.  21% of  </w:t>
      </w:r>
      <w:r w:rsidR="00E302C5">
        <w:t xml:space="preserve">all </w:t>
      </w:r>
      <w:r>
        <w:t xml:space="preserve">C. immitis genes have no close homologs in other species and are </w:t>
      </w:r>
      <w:r w:rsidR="00E302C5">
        <w:t xml:space="preserve">therefore </w:t>
      </w:r>
      <w:r>
        <w:t>defined as unique.  The differentially expressed genes have a higher fraction of unique genes</w:t>
      </w:r>
      <w:r w:rsidR="00F73204">
        <w:t xml:space="preserve"> (Table 2)</w:t>
      </w:r>
      <w:r w:rsidR="008641EB">
        <w:t xml:space="preserve">, which </w:t>
      </w:r>
      <w:r>
        <w:t>suggests that some genes unique to Coccidioides spp. may be important for spherule differentiation.</w:t>
      </w:r>
    </w:p>
    <w:p w14:paraId="0804A710" w14:textId="197F3E23" w:rsidR="00A10F7F" w:rsidRDefault="00A10F7F" w:rsidP="005A0C57">
      <w:pPr>
        <w:spacing w:line="360" w:lineRule="auto"/>
      </w:pPr>
    </w:p>
    <w:p w14:paraId="5B9EEA69" w14:textId="7A93A624" w:rsidR="00877983" w:rsidRDefault="00877983" w:rsidP="005A0C57">
      <w:pPr>
        <w:spacing w:line="360" w:lineRule="auto"/>
      </w:pPr>
    </w:p>
    <w:p w14:paraId="45EC1B25" w14:textId="3A98546B" w:rsidR="00877983" w:rsidRDefault="00877983" w:rsidP="002B156E">
      <w:pPr>
        <w:spacing w:line="360" w:lineRule="auto"/>
        <w:ind w:left="3600" w:firstLine="720"/>
        <w:pPrChange w:id="44" w:author="Theo Kirkland" w:date="2021-01-10T13:50:00Z">
          <w:pPr>
            <w:spacing w:line="360" w:lineRule="auto"/>
            <w:ind w:left="2160" w:firstLine="720"/>
          </w:pPr>
        </w:pPrChange>
      </w:pPr>
      <w:r>
        <w:t>Table 2</w:t>
      </w:r>
    </w:p>
    <w:p w14:paraId="0D59B7C8" w14:textId="56C5B960" w:rsidR="00877983" w:rsidRDefault="002B156E" w:rsidP="002B156E">
      <w:pPr>
        <w:spacing w:line="360" w:lineRule="auto"/>
        <w:jc w:val="center"/>
        <w:pPrChange w:id="45" w:author="Theo Kirkland" w:date="2021-01-10T13:53:00Z">
          <w:pPr>
            <w:spacing w:line="360" w:lineRule="auto"/>
          </w:pPr>
        </w:pPrChange>
      </w:pPr>
      <w:ins w:id="46" w:author="Theo Kirkland" w:date="2021-01-10T13:51:00Z">
        <w:r>
          <w:t>Unique genes in differentially gro</w:t>
        </w:r>
      </w:ins>
      <w:ins w:id="47" w:author="Theo Kirkland" w:date="2021-01-10T13:52:00Z">
        <w:r>
          <w:t>up</w:t>
        </w:r>
      </w:ins>
    </w:p>
    <w:p w14:paraId="6C66A7B2" w14:textId="77777777" w:rsidR="00877983" w:rsidRDefault="00877983" w:rsidP="005A0C57">
      <w:pPr>
        <w:spacing w:line="360" w:lineRule="auto"/>
      </w:pPr>
    </w:p>
    <w:tbl>
      <w:tblPr>
        <w:tblStyle w:val="TableGrid"/>
        <w:tblW w:w="0" w:type="auto"/>
        <w:jc w:val="center"/>
        <w:tblLook w:val="04A0" w:firstRow="1" w:lastRow="0" w:firstColumn="1" w:lastColumn="0" w:noHBand="0" w:noVBand="1"/>
        <w:tblPrChange w:id="48" w:author="Theo Kirkland" w:date="2021-01-10T13:50:00Z">
          <w:tblPr>
            <w:tblStyle w:val="TableGrid"/>
            <w:tblW w:w="0" w:type="auto"/>
            <w:tblLook w:val="04A0" w:firstRow="1" w:lastRow="0" w:firstColumn="1" w:lastColumn="0" w:noHBand="0" w:noVBand="1"/>
          </w:tblPr>
        </w:tblPrChange>
      </w:tblPr>
      <w:tblGrid>
        <w:gridCol w:w="2245"/>
        <w:gridCol w:w="723"/>
        <w:gridCol w:w="1416"/>
        <w:gridCol w:w="1251"/>
        <w:gridCol w:w="960"/>
        <w:tblGridChange w:id="49">
          <w:tblGrid>
            <w:gridCol w:w="2245"/>
            <w:gridCol w:w="723"/>
            <w:gridCol w:w="1416"/>
            <w:gridCol w:w="1251"/>
            <w:gridCol w:w="960"/>
          </w:tblGrid>
        </w:tblGridChange>
      </w:tblGrid>
      <w:tr w:rsidR="00877983" w14:paraId="49D0DCB1" w14:textId="77777777" w:rsidTr="002B156E">
        <w:trPr>
          <w:jc w:val="center"/>
        </w:trPr>
        <w:tc>
          <w:tcPr>
            <w:tcW w:w="2245" w:type="dxa"/>
            <w:tcPrChange w:id="50" w:author="Theo Kirkland" w:date="2021-01-10T13:50:00Z">
              <w:tcPr>
                <w:tcW w:w="2245" w:type="dxa"/>
              </w:tcPr>
            </w:tcPrChange>
          </w:tcPr>
          <w:p w14:paraId="7587CAFE" w14:textId="77777777" w:rsidR="00877983" w:rsidRDefault="00877983" w:rsidP="004559E7">
            <w:pPr>
              <w:spacing w:line="360" w:lineRule="auto"/>
            </w:pPr>
            <w:r>
              <w:t>Group</w:t>
            </w:r>
          </w:p>
        </w:tc>
        <w:tc>
          <w:tcPr>
            <w:tcW w:w="723" w:type="dxa"/>
            <w:tcPrChange w:id="51" w:author="Theo Kirkland" w:date="2021-01-10T13:50:00Z">
              <w:tcPr>
                <w:tcW w:w="723" w:type="dxa"/>
              </w:tcPr>
            </w:tcPrChange>
          </w:tcPr>
          <w:p w14:paraId="7583624A" w14:textId="77777777" w:rsidR="00877983" w:rsidRDefault="00877983" w:rsidP="002B156E">
            <w:pPr>
              <w:spacing w:line="360" w:lineRule="auto"/>
              <w:jc w:val="center"/>
              <w:pPrChange w:id="52" w:author="Theo Kirkland" w:date="2021-01-10T13:50:00Z">
                <w:pPr>
                  <w:spacing w:line="360" w:lineRule="auto"/>
                </w:pPr>
              </w:pPrChange>
            </w:pPr>
            <w:r>
              <w:t>Total</w:t>
            </w:r>
          </w:p>
        </w:tc>
        <w:tc>
          <w:tcPr>
            <w:tcW w:w="1416" w:type="dxa"/>
            <w:tcPrChange w:id="53" w:author="Theo Kirkland" w:date="2021-01-10T13:50:00Z">
              <w:tcPr>
                <w:tcW w:w="1416" w:type="dxa"/>
              </w:tcPr>
            </w:tcPrChange>
          </w:tcPr>
          <w:p w14:paraId="4C5EA000" w14:textId="77777777" w:rsidR="00877983" w:rsidRDefault="00877983" w:rsidP="002B156E">
            <w:pPr>
              <w:spacing w:line="360" w:lineRule="auto"/>
              <w:jc w:val="center"/>
              <w:pPrChange w:id="54" w:author="Theo Kirkland" w:date="2021-01-10T13:50:00Z">
                <w:pPr>
                  <w:spacing w:line="360" w:lineRule="auto"/>
                </w:pPr>
              </w:pPrChange>
            </w:pPr>
            <w:r>
              <w:t>Unique</w:t>
            </w:r>
          </w:p>
        </w:tc>
        <w:tc>
          <w:tcPr>
            <w:tcW w:w="1251" w:type="dxa"/>
            <w:tcPrChange w:id="55" w:author="Theo Kirkland" w:date="2021-01-10T13:50:00Z">
              <w:tcPr>
                <w:tcW w:w="1251" w:type="dxa"/>
              </w:tcPr>
            </w:tcPrChange>
          </w:tcPr>
          <w:p w14:paraId="652D0839" w14:textId="77777777" w:rsidR="00877983" w:rsidRDefault="00877983" w:rsidP="002B156E">
            <w:pPr>
              <w:spacing w:line="360" w:lineRule="auto"/>
              <w:jc w:val="center"/>
              <w:pPrChange w:id="56" w:author="Theo Kirkland" w:date="2021-01-10T13:50:00Z">
                <w:pPr>
                  <w:spacing w:line="360" w:lineRule="auto"/>
                </w:pPr>
              </w:pPrChange>
            </w:pPr>
            <w:r>
              <w:t>%</w:t>
            </w:r>
          </w:p>
        </w:tc>
        <w:tc>
          <w:tcPr>
            <w:tcW w:w="960" w:type="dxa"/>
            <w:tcPrChange w:id="57" w:author="Theo Kirkland" w:date="2021-01-10T13:50:00Z">
              <w:tcPr>
                <w:tcW w:w="960" w:type="dxa"/>
              </w:tcPr>
            </w:tcPrChange>
          </w:tcPr>
          <w:p w14:paraId="0BA165F3" w14:textId="77777777" w:rsidR="00877983" w:rsidRDefault="00877983" w:rsidP="002B156E">
            <w:pPr>
              <w:spacing w:line="360" w:lineRule="auto"/>
              <w:jc w:val="center"/>
              <w:pPrChange w:id="58" w:author="Theo Kirkland" w:date="2021-01-10T13:50:00Z">
                <w:pPr>
                  <w:spacing w:line="360" w:lineRule="auto"/>
                </w:pPr>
              </w:pPrChange>
            </w:pPr>
            <w:r>
              <w:t>p</w:t>
            </w:r>
          </w:p>
        </w:tc>
      </w:tr>
      <w:tr w:rsidR="00877983" w14:paraId="2FD8F607" w14:textId="77777777" w:rsidTr="002B156E">
        <w:trPr>
          <w:jc w:val="center"/>
        </w:trPr>
        <w:tc>
          <w:tcPr>
            <w:tcW w:w="2245" w:type="dxa"/>
            <w:tcPrChange w:id="59" w:author="Theo Kirkland" w:date="2021-01-10T13:50:00Z">
              <w:tcPr>
                <w:tcW w:w="2245" w:type="dxa"/>
              </w:tcPr>
            </w:tcPrChange>
          </w:tcPr>
          <w:p w14:paraId="6CAF3BBA" w14:textId="77777777" w:rsidR="00877983" w:rsidRDefault="00877983" w:rsidP="004559E7">
            <w:pPr>
              <w:spacing w:line="360" w:lineRule="auto"/>
            </w:pPr>
            <w:r>
              <w:t>All genes</w:t>
            </w:r>
            <w:r w:rsidRPr="00144319">
              <w:rPr>
                <w:vertAlign w:val="superscript"/>
              </w:rPr>
              <w:t>a</w:t>
            </w:r>
          </w:p>
        </w:tc>
        <w:tc>
          <w:tcPr>
            <w:tcW w:w="723" w:type="dxa"/>
            <w:tcPrChange w:id="60" w:author="Theo Kirkland" w:date="2021-01-10T13:50:00Z">
              <w:tcPr>
                <w:tcW w:w="723" w:type="dxa"/>
              </w:tcPr>
            </w:tcPrChange>
          </w:tcPr>
          <w:p w14:paraId="19934F13" w14:textId="77777777" w:rsidR="00877983" w:rsidRDefault="00877983" w:rsidP="002B156E">
            <w:pPr>
              <w:spacing w:line="360" w:lineRule="auto"/>
              <w:jc w:val="center"/>
              <w:pPrChange w:id="61" w:author="Theo Kirkland" w:date="2021-01-10T13:50:00Z">
                <w:pPr>
                  <w:spacing w:line="360" w:lineRule="auto"/>
                </w:pPr>
              </w:pPrChange>
            </w:pPr>
            <w:r>
              <w:t>5336</w:t>
            </w:r>
          </w:p>
        </w:tc>
        <w:tc>
          <w:tcPr>
            <w:tcW w:w="1416" w:type="dxa"/>
            <w:tcPrChange w:id="62" w:author="Theo Kirkland" w:date="2021-01-10T13:50:00Z">
              <w:tcPr>
                <w:tcW w:w="1416" w:type="dxa"/>
              </w:tcPr>
            </w:tcPrChange>
          </w:tcPr>
          <w:p w14:paraId="434D5329" w14:textId="77777777" w:rsidR="00877983" w:rsidRDefault="00877983" w:rsidP="002B156E">
            <w:pPr>
              <w:spacing w:line="360" w:lineRule="auto"/>
              <w:jc w:val="center"/>
              <w:pPrChange w:id="63" w:author="Theo Kirkland" w:date="2021-01-10T13:50:00Z">
                <w:pPr>
                  <w:spacing w:line="360" w:lineRule="auto"/>
                </w:pPr>
              </w:pPrChange>
            </w:pPr>
            <w:r>
              <w:t>1105</w:t>
            </w:r>
          </w:p>
        </w:tc>
        <w:tc>
          <w:tcPr>
            <w:tcW w:w="1251" w:type="dxa"/>
            <w:tcPrChange w:id="64" w:author="Theo Kirkland" w:date="2021-01-10T13:50:00Z">
              <w:tcPr>
                <w:tcW w:w="1251" w:type="dxa"/>
              </w:tcPr>
            </w:tcPrChange>
          </w:tcPr>
          <w:p w14:paraId="087C1BC6" w14:textId="77777777" w:rsidR="00877983" w:rsidRDefault="00877983" w:rsidP="002B156E">
            <w:pPr>
              <w:spacing w:line="360" w:lineRule="auto"/>
              <w:jc w:val="center"/>
              <w:pPrChange w:id="65" w:author="Theo Kirkland" w:date="2021-01-10T13:50:00Z">
                <w:pPr>
                  <w:spacing w:line="360" w:lineRule="auto"/>
                </w:pPr>
              </w:pPrChange>
            </w:pPr>
            <w:r>
              <w:t>21</w:t>
            </w:r>
          </w:p>
        </w:tc>
        <w:tc>
          <w:tcPr>
            <w:tcW w:w="960" w:type="dxa"/>
            <w:tcPrChange w:id="66" w:author="Theo Kirkland" w:date="2021-01-10T13:50:00Z">
              <w:tcPr>
                <w:tcW w:w="960" w:type="dxa"/>
              </w:tcPr>
            </w:tcPrChange>
          </w:tcPr>
          <w:p w14:paraId="1C42202C" w14:textId="77777777" w:rsidR="00877983" w:rsidRDefault="00877983" w:rsidP="002B156E">
            <w:pPr>
              <w:spacing w:line="360" w:lineRule="auto"/>
              <w:jc w:val="center"/>
              <w:pPrChange w:id="67" w:author="Theo Kirkland" w:date="2021-01-10T13:50:00Z">
                <w:pPr>
                  <w:spacing w:line="360" w:lineRule="auto"/>
                </w:pPr>
              </w:pPrChange>
            </w:pPr>
            <w:r>
              <w:t>NA</w:t>
            </w:r>
          </w:p>
        </w:tc>
      </w:tr>
      <w:tr w:rsidR="00877983" w14:paraId="3E0DBC8C" w14:textId="77777777" w:rsidTr="002B156E">
        <w:trPr>
          <w:jc w:val="center"/>
        </w:trPr>
        <w:tc>
          <w:tcPr>
            <w:tcW w:w="2245" w:type="dxa"/>
            <w:tcPrChange w:id="68" w:author="Theo Kirkland" w:date="2021-01-10T13:50:00Z">
              <w:tcPr>
                <w:tcW w:w="2245" w:type="dxa"/>
              </w:tcPr>
            </w:tcPrChange>
          </w:tcPr>
          <w:p w14:paraId="31632D4E" w14:textId="77777777" w:rsidR="00877983" w:rsidRDefault="00877983" w:rsidP="004559E7">
            <w:pPr>
              <w:spacing w:line="360" w:lineRule="auto"/>
            </w:pPr>
            <w:r>
              <w:t>Up-regulated</w:t>
            </w:r>
          </w:p>
        </w:tc>
        <w:tc>
          <w:tcPr>
            <w:tcW w:w="723" w:type="dxa"/>
            <w:tcPrChange w:id="69" w:author="Theo Kirkland" w:date="2021-01-10T13:50:00Z">
              <w:tcPr>
                <w:tcW w:w="723" w:type="dxa"/>
              </w:tcPr>
            </w:tcPrChange>
          </w:tcPr>
          <w:p w14:paraId="44CDDD1B" w14:textId="77777777" w:rsidR="00877983" w:rsidRDefault="00877983" w:rsidP="002B156E">
            <w:pPr>
              <w:spacing w:line="360" w:lineRule="auto"/>
              <w:jc w:val="center"/>
              <w:pPrChange w:id="70" w:author="Theo Kirkland" w:date="2021-01-10T13:50:00Z">
                <w:pPr>
                  <w:spacing w:line="360" w:lineRule="auto"/>
                </w:pPr>
              </w:pPrChange>
            </w:pPr>
            <w:r>
              <w:t>400</w:t>
            </w:r>
          </w:p>
        </w:tc>
        <w:tc>
          <w:tcPr>
            <w:tcW w:w="1416" w:type="dxa"/>
            <w:tcPrChange w:id="71" w:author="Theo Kirkland" w:date="2021-01-10T13:50:00Z">
              <w:tcPr>
                <w:tcW w:w="1416" w:type="dxa"/>
              </w:tcPr>
            </w:tcPrChange>
          </w:tcPr>
          <w:p w14:paraId="28A8317F" w14:textId="77777777" w:rsidR="00877983" w:rsidRDefault="00877983" w:rsidP="002B156E">
            <w:pPr>
              <w:spacing w:line="360" w:lineRule="auto"/>
              <w:jc w:val="center"/>
              <w:pPrChange w:id="72" w:author="Theo Kirkland" w:date="2021-01-10T13:50:00Z">
                <w:pPr>
                  <w:spacing w:line="360" w:lineRule="auto"/>
                </w:pPr>
              </w:pPrChange>
            </w:pPr>
            <w:r>
              <w:t>147</w:t>
            </w:r>
          </w:p>
        </w:tc>
        <w:tc>
          <w:tcPr>
            <w:tcW w:w="1251" w:type="dxa"/>
            <w:tcPrChange w:id="73" w:author="Theo Kirkland" w:date="2021-01-10T13:50:00Z">
              <w:tcPr>
                <w:tcW w:w="1251" w:type="dxa"/>
              </w:tcPr>
            </w:tcPrChange>
          </w:tcPr>
          <w:p w14:paraId="577FA310" w14:textId="77777777" w:rsidR="00877983" w:rsidRDefault="00877983" w:rsidP="002B156E">
            <w:pPr>
              <w:spacing w:line="360" w:lineRule="auto"/>
              <w:jc w:val="center"/>
              <w:pPrChange w:id="74" w:author="Theo Kirkland" w:date="2021-01-10T13:50:00Z">
                <w:pPr>
                  <w:spacing w:line="360" w:lineRule="auto"/>
                </w:pPr>
              </w:pPrChange>
            </w:pPr>
            <w:r>
              <w:t>37</w:t>
            </w:r>
          </w:p>
        </w:tc>
        <w:tc>
          <w:tcPr>
            <w:tcW w:w="960" w:type="dxa"/>
            <w:tcPrChange w:id="75" w:author="Theo Kirkland" w:date="2021-01-10T13:50:00Z">
              <w:tcPr>
                <w:tcW w:w="960" w:type="dxa"/>
              </w:tcPr>
            </w:tcPrChange>
          </w:tcPr>
          <w:p w14:paraId="569F730E" w14:textId="77777777" w:rsidR="00877983" w:rsidRDefault="00877983" w:rsidP="002B156E">
            <w:pPr>
              <w:spacing w:line="360" w:lineRule="auto"/>
              <w:jc w:val="center"/>
              <w:pPrChange w:id="76" w:author="Theo Kirkland" w:date="2021-01-10T13:50:00Z">
                <w:pPr>
                  <w:spacing w:line="360" w:lineRule="auto"/>
                </w:pPr>
              </w:pPrChange>
            </w:pPr>
            <w:r>
              <w:t>&lt; 0.05</w:t>
            </w:r>
          </w:p>
        </w:tc>
      </w:tr>
      <w:tr w:rsidR="00877983" w14:paraId="2A3205CC" w14:textId="77777777" w:rsidTr="002B156E">
        <w:trPr>
          <w:jc w:val="center"/>
        </w:trPr>
        <w:tc>
          <w:tcPr>
            <w:tcW w:w="2245" w:type="dxa"/>
            <w:tcPrChange w:id="77" w:author="Theo Kirkland" w:date="2021-01-10T13:50:00Z">
              <w:tcPr>
                <w:tcW w:w="2245" w:type="dxa"/>
              </w:tcPr>
            </w:tcPrChange>
          </w:tcPr>
          <w:p w14:paraId="3007263F" w14:textId="77777777" w:rsidR="00877983" w:rsidRDefault="00877983" w:rsidP="004559E7">
            <w:pPr>
              <w:spacing w:line="360" w:lineRule="auto"/>
            </w:pPr>
            <w:r>
              <w:t>Down-regulated</w:t>
            </w:r>
          </w:p>
        </w:tc>
        <w:tc>
          <w:tcPr>
            <w:tcW w:w="723" w:type="dxa"/>
            <w:tcPrChange w:id="78" w:author="Theo Kirkland" w:date="2021-01-10T13:50:00Z">
              <w:tcPr>
                <w:tcW w:w="723" w:type="dxa"/>
              </w:tcPr>
            </w:tcPrChange>
          </w:tcPr>
          <w:p w14:paraId="1D52FB22" w14:textId="77777777" w:rsidR="00877983" w:rsidRDefault="00877983" w:rsidP="002B156E">
            <w:pPr>
              <w:spacing w:line="360" w:lineRule="auto"/>
              <w:jc w:val="center"/>
              <w:pPrChange w:id="79" w:author="Theo Kirkland" w:date="2021-01-10T13:50:00Z">
                <w:pPr>
                  <w:spacing w:line="360" w:lineRule="auto"/>
                </w:pPr>
              </w:pPrChange>
            </w:pPr>
            <w:r>
              <w:t>849</w:t>
            </w:r>
          </w:p>
        </w:tc>
        <w:tc>
          <w:tcPr>
            <w:tcW w:w="1416" w:type="dxa"/>
            <w:tcPrChange w:id="80" w:author="Theo Kirkland" w:date="2021-01-10T13:50:00Z">
              <w:tcPr>
                <w:tcW w:w="1416" w:type="dxa"/>
              </w:tcPr>
            </w:tcPrChange>
          </w:tcPr>
          <w:p w14:paraId="1378FC54" w14:textId="77777777" w:rsidR="00877983" w:rsidRDefault="00877983" w:rsidP="002B156E">
            <w:pPr>
              <w:spacing w:line="360" w:lineRule="auto"/>
              <w:jc w:val="center"/>
              <w:pPrChange w:id="81" w:author="Theo Kirkland" w:date="2021-01-10T13:50:00Z">
                <w:pPr>
                  <w:spacing w:line="360" w:lineRule="auto"/>
                </w:pPr>
              </w:pPrChange>
            </w:pPr>
            <w:r>
              <w:t>300</w:t>
            </w:r>
          </w:p>
        </w:tc>
        <w:tc>
          <w:tcPr>
            <w:tcW w:w="1251" w:type="dxa"/>
            <w:tcPrChange w:id="82" w:author="Theo Kirkland" w:date="2021-01-10T13:50:00Z">
              <w:tcPr>
                <w:tcW w:w="1251" w:type="dxa"/>
              </w:tcPr>
            </w:tcPrChange>
          </w:tcPr>
          <w:p w14:paraId="2374E61A" w14:textId="77777777" w:rsidR="00877983" w:rsidRDefault="00877983" w:rsidP="002B156E">
            <w:pPr>
              <w:spacing w:line="360" w:lineRule="auto"/>
              <w:jc w:val="center"/>
              <w:pPrChange w:id="83" w:author="Theo Kirkland" w:date="2021-01-10T13:50:00Z">
                <w:pPr>
                  <w:spacing w:line="360" w:lineRule="auto"/>
                </w:pPr>
              </w:pPrChange>
            </w:pPr>
            <w:r>
              <w:t>35</w:t>
            </w:r>
          </w:p>
        </w:tc>
        <w:tc>
          <w:tcPr>
            <w:tcW w:w="960" w:type="dxa"/>
            <w:tcPrChange w:id="84" w:author="Theo Kirkland" w:date="2021-01-10T13:50:00Z">
              <w:tcPr>
                <w:tcW w:w="960" w:type="dxa"/>
              </w:tcPr>
            </w:tcPrChange>
          </w:tcPr>
          <w:p w14:paraId="56AC4724" w14:textId="77777777" w:rsidR="00877983" w:rsidRDefault="00877983" w:rsidP="002B156E">
            <w:pPr>
              <w:spacing w:line="360" w:lineRule="auto"/>
              <w:jc w:val="center"/>
              <w:pPrChange w:id="85" w:author="Theo Kirkland" w:date="2021-01-10T13:50:00Z">
                <w:pPr>
                  <w:spacing w:line="360" w:lineRule="auto"/>
                </w:pPr>
              </w:pPrChange>
            </w:pPr>
            <w:r>
              <w:t>&lt; 0.05</w:t>
            </w:r>
          </w:p>
        </w:tc>
      </w:tr>
    </w:tbl>
    <w:p w14:paraId="5F6341B9" w14:textId="77777777" w:rsidR="00877983" w:rsidRPr="002B156E" w:rsidRDefault="00877983" w:rsidP="002B156E">
      <w:pPr>
        <w:spacing w:line="360" w:lineRule="auto"/>
        <w:ind w:left="720" w:firstLine="720"/>
        <w:rPr>
          <w:sz w:val="20"/>
          <w:szCs w:val="20"/>
          <w:rPrChange w:id="86" w:author="Theo Kirkland" w:date="2021-01-10T13:50:00Z">
            <w:rPr/>
          </w:rPrChange>
        </w:rPr>
        <w:pPrChange w:id="87" w:author="Theo Kirkland" w:date="2021-01-10T13:50:00Z">
          <w:pPr>
            <w:spacing w:line="360" w:lineRule="auto"/>
          </w:pPr>
        </w:pPrChange>
      </w:pPr>
      <w:r w:rsidRPr="002B156E">
        <w:rPr>
          <w:sz w:val="20"/>
          <w:szCs w:val="20"/>
          <w:rPrChange w:id="88" w:author="Theo Kirkland" w:date="2021-01-10T13:50:00Z">
            <w:rPr/>
          </w:rPrChange>
        </w:rPr>
        <w:t>Legend  A: Genes with adjusted p values &lt; 0.05 in the DESeq2 analysis.</w:t>
      </w:r>
    </w:p>
    <w:p w14:paraId="2125CEF8" w14:textId="52BD5B2C" w:rsidR="00F73204" w:rsidRDefault="00F73204" w:rsidP="005A0C57">
      <w:pPr>
        <w:spacing w:line="360" w:lineRule="auto"/>
      </w:pPr>
    </w:p>
    <w:p w14:paraId="7E6BE2F0" w14:textId="34928456" w:rsidR="004D158E" w:rsidRDefault="004D158E" w:rsidP="004D158E">
      <w:pPr>
        <w:spacing w:line="360" w:lineRule="auto"/>
      </w:pPr>
      <w:r>
        <w:t>The median number of orthologs was lower in differentially expressed genes than in all genes, which is consistent with the observation that more differentially expressed genes were unique to Coccidioides spp. (Table 2).  The median length of differentially expressed genes was also s</w:t>
      </w:r>
      <w:ins w:id="89" w:author="Theo Kirkland" w:date="2021-01-10T13:47:00Z">
        <w:r w:rsidR="003D5B90">
          <w:t>horter</w:t>
        </w:r>
      </w:ins>
      <w:del w:id="90" w:author="Theo Kirkland" w:date="2021-01-10T13:47:00Z">
        <w:r w:rsidDel="003D5B90">
          <w:delText>maller</w:delText>
        </w:r>
      </w:del>
      <w:r>
        <w:t xml:space="preserve"> than the median length of all genes.</w:t>
      </w:r>
    </w:p>
    <w:p w14:paraId="0BEE039B" w14:textId="77777777" w:rsidR="004D158E" w:rsidRDefault="004D158E" w:rsidP="004D158E">
      <w:pPr>
        <w:spacing w:line="360" w:lineRule="auto"/>
      </w:pPr>
    </w:p>
    <w:p w14:paraId="450D12DF" w14:textId="1A7FCFBE" w:rsidR="004D158E" w:rsidRDefault="004D158E" w:rsidP="004D158E">
      <w:pPr>
        <w:spacing w:line="360" w:lineRule="auto"/>
        <w:rPr>
          <w:ins w:id="91" w:author="Theo Kirkland" w:date="2021-01-10T13:52:00Z"/>
        </w:rPr>
      </w:pPr>
      <w:r>
        <w:tab/>
      </w:r>
      <w:r>
        <w:tab/>
      </w:r>
      <w:r>
        <w:tab/>
      </w:r>
      <w:r>
        <w:tab/>
      </w:r>
      <w:r>
        <w:tab/>
      </w:r>
      <w:r>
        <w:tab/>
        <w:t xml:space="preserve">Table </w:t>
      </w:r>
      <w:r w:rsidR="00C638D6">
        <w:t>3</w:t>
      </w:r>
    </w:p>
    <w:p w14:paraId="34517095" w14:textId="78EA7CE1" w:rsidR="002B156E" w:rsidRDefault="002B156E" w:rsidP="002B156E">
      <w:pPr>
        <w:spacing w:line="360" w:lineRule="auto"/>
        <w:jc w:val="center"/>
        <w:pPrChange w:id="92" w:author="Theo Kirkland" w:date="2021-01-10T13:52:00Z">
          <w:pPr>
            <w:spacing w:line="360" w:lineRule="auto"/>
          </w:pPr>
        </w:pPrChange>
      </w:pPr>
      <w:ins w:id="93" w:author="Theo Kirkland" w:date="2021-01-10T13:52:00Z">
        <w:r>
          <w:t>Orthologs and length in differentially expressed gen</w:t>
        </w:r>
      </w:ins>
      <w:ins w:id="94" w:author="Theo Kirkland" w:date="2021-01-10T13:53:00Z">
        <w:r>
          <w:t>es</w:t>
        </w:r>
      </w:ins>
    </w:p>
    <w:tbl>
      <w:tblPr>
        <w:tblStyle w:val="TableGrid"/>
        <w:tblW w:w="0" w:type="auto"/>
        <w:tblLook w:val="04A0" w:firstRow="1" w:lastRow="0" w:firstColumn="1" w:lastColumn="0" w:noHBand="0" w:noVBand="1"/>
      </w:tblPr>
      <w:tblGrid>
        <w:gridCol w:w="1870"/>
        <w:gridCol w:w="1870"/>
        <w:gridCol w:w="1870"/>
        <w:gridCol w:w="1870"/>
        <w:gridCol w:w="1870"/>
      </w:tblGrid>
      <w:tr w:rsidR="004D158E" w14:paraId="09A5ED11" w14:textId="77777777" w:rsidTr="004559E7">
        <w:tc>
          <w:tcPr>
            <w:tcW w:w="1870" w:type="dxa"/>
          </w:tcPr>
          <w:p w14:paraId="2199CC61" w14:textId="77777777" w:rsidR="004D158E" w:rsidRDefault="004D158E" w:rsidP="004559E7">
            <w:pPr>
              <w:spacing w:line="360" w:lineRule="auto"/>
            </w:pPr>
            <w:r>
              <w:t>Median</w:t>
            </w:r>
          </w:p>
        </w:tc>
        <w:tc>
          <w:tcPr>
            <w:tcW w:w="1870" w:type="dxa"/>
          </w:tcPr>
          <w:p w14:paraId="24427723" w14:textId="77777777" w:rsidR="004D158E" w:rsidRDefault="004D158E" w:rsidP="002B156E">
            <w:pPr>
              <w:spacing w:line="360" w:lineRule="auto"/>
              <w:jc w:val="center"/>
              <w:pPrChange w:id="95" w:author="Theo Kirkland" w:date="2021-01-10T13:52:00Z">
                <w:pPr>
                  <w:spacing w:line="360" w:lineRule="auto"/>
                </w:pPr>
              </w:pPrChange>
            </w:pPr>
            <w:r>
              <w:t>All genes</w:t>
            </w:r>
          </w:p>
        </w:tc>
        <w:tc>
          <w:tcPr>
            <w:tcW w:w="1870" w:type="dxa"/>
          </w:tcPr>
          <w:p w14:paraId="24E141A6" w14:textId="77777777" w:rsidR="004D158E" w:rsidRDefault="004D158E" w:rsidP="002B156E">
            <w:pPr>
              <w:spacing w:line="360" w:lineRule="auto"/>
              <w:jc w:val="center"/>
              <w:pPrChange w:id="96" w:author="Theo Kirkland" w:date="2021-01-10T13:52:00Z">
                <w:pPr>
                  <w:spacing w:line="360" w:lineRule="auto"/>
                </w:pPr>
              </w:pPrChange>
            </w:pPr>
            <w:r>
              <w:t>Up-regulated</w:t>
            </w:r>
          </w:p>
        </w:tc>
        <w:tc>
          <w:tcPr>
            <w:tcW w:w="1870" w:type="dxa"/>
          </w:tcPr>
          <w:p w14:paraId="70A03F2A" w14:textId="77777777" w:rsidR="004D158E" w:rsidRDefault="004D158E" w:rsidP="002B156E">
            <w:pPr>
              <w:spacing w:line="360" w:lineRule="auto"/>
              <w:jc w:val="center"/>
              <w:pPrChange w:id="97" w:author="Theo Kirkland" w:date="2021-01-10T13:52:00Z">
                <w:pPr>
                  <w:spacing w:line="360" w:lineRule="auto"/>
                </w:pPr>
              </w:pPrChange>
            </w:pPr>
            <w:r>
              <w:t>Down-regulated</w:t>
            </w:r>
          </w:p>
        </w:tc>
        <w:tc>
          <w:tcPr>
            <w:tcW w:w="1870" w:type="dxa"/>
          </w:tcPr>
          <w:p w14:paraId="4EA4217F" w14:textId="77777777" w:rsidR="004D158E" w:rsidRDefault="004D158E" w:rsidP="002B156E">
            <w:pPr>
              <w:spacing w:line="360" w:lineRule="auto"/>
              <w:jc w:val="center"/>
              <w:pPrChange w:id="98" w:author="Theo Kirkland" w:date="2021-01-10T13:52:00Z">
                <w:pPr>
                  <w:spacing w:line="360" w:lineRule="auto"/>
                </w:pPr>
              </w:pPrChange>
            </w:pPr>
            <w:r>
              <w:t>p</w:t>
            </w:r>
          </w:p>
        </w:tc>
      </w:tr>
      <w:tr w:rsidR="004D158E" w14:paraId="55500BB2" w14:textId="77777777" w:rsidTr="004559E7">
        <w:tc>
          <w:tcPr>
            <w:tcW w:w="1870" w:type="dxa"/>
          </w:tcPr>
          <w:p w14:paraId="3D84562E" w14:textId="77777777" w:rsidR="004D158E" w:rsidRDefault="004D158E" w:rsidP="004559E7">
            <w:pPr>
              <w:spacing w:line="360" w:lineRule="auto"/>
            </w:pPr>
            <w:r>
              <w:t>Number of orthologs/gene</w:t>
            </w:r>
          </w:p>
        </w:tc>
        <w:tc>
          <w:tcPr>
            <w:tcW w:w="1870" w:type="dxa"/>
          </w:tcPr>
          <w:p w14:paraId="18EAF49C" w14:textId="77777777" w:rsidR="004D158E" w:rsidRDefault="004D158E" w:rsidP="002B156E">
            <w:pPr>
              <w:spacing w:line="360" w:lineRule="auto"/>
              <w:jc w:val="center"/>
              <w:pPrChange w:id="99" w:author="Theo Kirkland" w:date="2021-01-10T13:52:00Z">
                <w:pPr>
                  <w:spacing w:line="360" w:lineRule="auto"/>
                </w:pPr>
              </w:pPrChange>
            </w:pPr>
            <w:r>
              <w:t>111</w:t>
            </w:r>
          </w:p>
        </w:tc>
        <w:tc>
          <w:tcPr>
            <w:tcW w:w="1870" w:type="dxa"/>
          </w:tcPr>
          <w:p w14:paraId="08B6CC9B" w14:textId="77777777" w:rsidR="004D158E" w:rsidRDefault="004D158E" w:rsidP="002B156E">
            <w:pPr>
              <w:spacing w:line="360" w:lineRule="auto"/>
              <w:jc w:val="center"/>
              <w:pPrChange w:id="100" w:author="Theo Kirkland" w:date="2021-01-10T13:52:00Z">
                <w:pPr>
                  <w:spacing w:line="360" w:lineRule="auto"/>
                </w:pPr>
              </w:pPrChange>
            </w:pPr>
            <w:r>
              <w:t>63</w:t>
            </w:r>
          </w:p>
        </w:tc>
        <w:tc>
          <w:tcPr>
            <w:tcW w:w="1870" w:type="dxa"/>
          </w:tcPr>
          <w:p w14:paraId="67D4182B" w14:textId="77777777" w:rsidR="004D158E" w:rsidRDefault="004D158E" w:rsidP="002B156E">
            <w:pPr>
              <w:spacing w:line="360" w:lineRule="auto"/>
              <w:jc w:val="center"/>
              <w:pPrChange w:id="101" w:author="Theo Kirkland" w:date="2021-01-10T13:52:00Z">
                <w:pPr>
                  <w:spacing w:line="360" w:lineRule="auto"/>
                </w:pPr>
              </w:pPrChange>
            </w:pPr>
            <w:r>
              <w:t>78</w:t>
            </w:r>
          </w:p>
        </w:tc>
        <w:tc>
          <w:tcPr>
            <w:tcW w:w="1870" w:type="dxa"/>
          </w:tcPr>
          <w:p w14:paraId="4EB01CDC" w14:textId="77777777" w:rsidR="004D158E" w:rsidRDefault="004D158E" w:rsidP="002B156E">
            <w:pPr>
              <w:spacing w:line="360" w:lineRule="auto"/>
              <w:jc w:val="center"/>
              <w:pPrChange w:id="102" w:author="Theo Kirkland" w:date="2021-01-10T13:52:00Z">
                <w:pPr>
                  <w:spacing w:line="360" w:lineRule="auto"/>
                </w:pPr>
              </w:pPrChange>
            </w:pPr>
            <w:r>
              <w:t>&lt; 0.05</w:t>
            </w:r>
          </w:p>
        </w:tc>
      </w:tr>
      <w:tr w:rsidR="004D158E" w14:paraId="29802D39" w14:textId="77777777" w:rsidTr="004559E7">
        <w:tc>
          <w:tcPr>
            <w:tcW w:w="1870" w:type="dxa"/>
          </w:tcPr>
          <w:p w14:paraId="7ADD9B74" w14:textId="77777777" w:rsidR="004D158E" w:rsidRDefault="004D158E" w:rsidP="004559E7">
            <w:pPr>
              <w:spacing w:line="360" w:lineRule="auto"/>
            </w:pPr>
            <w:r>
              <w:t>Length</w:t>
            </w:r>
            <w:r w:rsidRPr="00B73626">
              <w:rPr>
                <w:vertAlign w:val="superscript"/>
              </w:rPr>
              <w:t>a</w:t>
            </w:r>
          </w:p>
        </w:tc>
        <w:tc>
          <w:tcPr>
            <w:tcW w:w="1870" w:type="dxa"/>
          </w:tcPr>
          <w:p w14:paraId="22A1B1A5" w14:textId="77777777" w:rsidR="004D158E" w:rsidRDefault="004D158E" w:rsidP="002B156E">
            <w:pPr>
              <w:spacing w:line="360" w:lineRule="auto"/>
              <w:jc w:val="center"/>
              <w:pPrChange w:id="103" w:author="Theo Kirkland" w:date="2021-01-10T13:52:00Z">
                <w:pPr>
                  <w:spacing w:line="360" w:lineRule="auto"/>
                </w:pPr>
              </w:pPrChange>
            </w:pPr>
            <w:r>
              <w:t>579</w:t>
            </w:r>
          </w:p>
        </w:tc>
        <w:tc>
          <w:tcPr>
            <w:tcW w:w="1870" w:type="dxa"/>
          </w:tcPr>
          <w:p w14:paraId="3028CE33" w14:textId="77777777" w:rsidR="004D158E" w:rsidRDefault="004D158E" w:rsidP="002B156E">
            <w:pPr>
              <w:spacing w:line="360" w:lineRule="auto"/>
              <w:jc w:val="center"/>
              <w:pPrChange w:id="104" w:author="Theo Kirkland" w:date="2021-01-10T13:52:00Z">
                <w:pPr>
                  <w:spacing w:line="360" w:lineRule="auto"/>
                </w:pPr>
              </w:pPrChange>
            </w:pPr>
            <w:r>
              <w:t>285</w:t>
            </w:r>
          </w:p>
        </w:tc>
        <w:tc>
          <w:tcPr>
            <w:tcW w:w="1870" w:type="dxa"/>
          </w:tcPr>
          <w:p w14:paraId="287B4A67" w14:textId="77777777" w:rsidR="004D158E" w:rsidRDefault="004D158E" w:rsidP="002B156E">
            <w:pPr>
              <w:spacing w:line="360" w:lineRule="auto"/>
              <w:jc w:val="center"/>
              <w:pPrChange w:id="105" w:author="Theo Kirkland" w:date="2021-01-10T13:52:00Z">
                <w:pPr>
                  <w:spacing w:line="360" w:lineRule="auto"/>
                </w:pPr>
              </w:pPrChange>
            </w:pPr>
            <w:r>
              <w:t>233</w:t>
            </w:r>
          </w:p>
        </w:tc>
        <w:tc>
          <w:tcPr>
            <w:tcW w:w="1870" w:type="dxa"/>
          </w:tcPr>
          <w:p w14:paraId="1CE21D06" w14:textId="77777777" w:rsidR="004D158E" w:rsidRDefault="004D158E" w:rsidP="002B156E">
            <w:pPr>
              <w:spacing w:line="360" w:lineRule="auto"/>
              <w:jc w:val="center"/>
              <w:pPrChange w:id="106" w:author="Theo Kirkland" w:date="2021-01-10T13:52:00Z">
                <w:pPr>
                  <w:spacing w:line="360" w:lineRule="auto"/>
                </w:pPr>
              </w:pPrChange>
            </w:pPr>
            <w:r>
              <w:t>&lt; 0.05</w:t>
            </w:r>
          </w:p>
        </w:tc>
      </w:tr>
    </w:tbl>
    <w:p w14:paraId="3553A678" w14:textId="77777777" w:rsidR="004D158E" w:rsidRDefault="004D158E" w:rsidP="004D158E">
      <w:pPr>
        <w:spacing w:line="360" w:lineRule="auto"/>
      </w:pPr>
      <w:r>
        <w:t>Legend A: Median length.</w:t>
      </w:r>
    </w:p>
    <w:p w14:paraId="65261D5D" w14:textId="77777777" w:rsidR="004D158E" w:rsidRDefault="004D158E" w:rsidP="004D158E">
      <w:pPr>
        <w:spacing w:line="360" w:lineRule="auto"/>
      </w:pPr>
    </w:p>
    <w:p w14:paraId="455F91DF" w14:textId="43E8F2D1" w:rsidR="004D158E" w:rsidRDefault="004D158E" w:rsidP="005A0C57">
      <w:pPr>
        <w:spacing w:line="360" w:lineRule="auto"/>
      </w:pPr>
    </w:p>
    <w:p w14:paraId="46B7E869" w14:textId="36735564" w:rsidR="00592A2F" w:rsidRDefault="00EC002F" w:rsidP="00592A2F">
      <w:pPr>
        <w:spacing w:line="360" w:lineRule="auto"/>
      </w:pPr>
      <w:r>
        <w:lastRenderedPageBreak/>
        <w:t xml:space="preserve">Enriched GO terms </w:t>
      </w:r>
      <w:r w:rsidR="00E302C5">
        <w:t xml:space="preserve">in the up-regulated genes </w:t>
      </w:r>
      <w:r>
        <w:t>included oxidation/reduction processes, integral membrane components, transmembrane transport and response to stress.</w:t>
      </w:r>
      <w:r w:rsidR="00354489">
        <w:t xml:space="preserve">  </w:t>
      </w:r>
      <w:r w:rsidR="009E1D7A">
        <w:t xml:space="preserve">One of the oxidation/reduction genes is  superoxide dismutase. Several metal transporters, including </w:t>
      </w:r>
      <w:ins w:id="107" w:author="Theo Kirkland" w:date="2021-01-10T13:53:00Z">
        <w:r w:rsidR="00CA73F5">
          <w:t xml:space="preserve">two </w:t>
        </w:r>
      </w:ins>
      <w:r w:rsidR="009E1D7A">
        <w:t>copper and i</w:t>
      </w:r>
      <w:r w:rsidR="00A0472B">
        <w:t>ron transport</w:t>
      </w:r>
      <w:r w:rsidR="009E1D7A">
        <w:t>ers are also up-regulated</w:t>
      </w:r>
      <w:ins w:id="108" w:author="Theo Kirkland" w:date="2021-01-10T13:48:00Z">
        <w:r w:rsidR="007E7F93">
          <w:t>, as was found in the most highly up-regulated genes</w:t>
        </w:r>
      </w:ins>
      <w:r w:rsidR="009E1D7A">
        <w:t>.</w:t>
      </w:r>
      <w:r w:rsidR="00592A2F">
        <w:t xml:space="preserve">  </w:t>
      </w:r>
      <w:del w:id="109" w:author="Theo Kirkland" w:date="2021-01-10T13:53:00Z">
        <w:r w:rsidR="00592A2F" w:rsidDel="00CA73F5">
          <w:delText xml:space="preserve">Two of the three genes predicted to be copper transporters were up-regulated.  </w:delText>
        </w:r>
      </w:del>
      <w:r w:rsidR="00592A2F">
        <w:t xml:space="preserve">Cellular component </w:t>
      </w:r>
      <w:del w:id="110" w:author="Theo Kirkland" w:date="2021-01-10T13:54:00Z">
        <w:r w:rsidR="00592A2F" w:rsidDel="00CA73F5">
          <w:delText xml:space="preserve">membrane </w:delText>
        </w:r>
      </w:del>
      <w:r w:rsidR="00592A2F">
        <w:t xml:space="preserve">GO terms </w:t>
      </w:r>
      <w:ins w:id="111" w:author="Theo Kirkland" w:date="2021-01-10T13:54:00Z">
        <w:r w:rsidR="00CA73F5">
          <w:t xml:space="preserve">associated with cell membranes </w:t>
        </w:r>
      </w:ins>
      <w:r w:rsidR="00592A2F">
        <w:t>are dramatically over-represented ( p &lt; 10</w:t>
      </w:r>
      <w:r w:rsidR="00592A2F" w:rsidRPr="0072261D">
        <w:rPr>
          <w:vertAlign w:val="superscript"/>
        </w:rPr>
        <w:t>-4</w:t>
      </w:r>
      <w:r w:rsidR="00592A2F">
        <w:t xml:space="preserve">).    In addition, 90/404 up-regulated genes have at least one predicted transmembrane domain, compared to 921/5403 total genes (p &lt;0.05).  However, there is no difference in the proportion of up-regulated </w:t>
      </w:r>
      <w:r w:rsidR="000D173D">
        <w:t xml:space="preserve">genes </w:t>
      </w:r>
      <w:r w:rsidR="00592A2F">
        <w:t>compared to all genes with a predicted signal peptide.</w:t>
      </w:r>
    </w:p>
    <w:p w14:paraId="15ABC677" w14:textId="79E982FE" w:rsidR="00592A2F" w:rsidRDefault="00592A2F" w:rsidP="00592A2F">
      <w:pPr>
        <w:spacing w:line="360" w:lineRule="auto"/>
      </w:pPr>
    </w:p>
    <w:p w14:paraId="29ED3835" w14:textId="795D5C59" w:rsidR="00592A2F" w:rsidRDefault="00592A2F" w:rsidP="00592A2F">
      <w:pPr>
        <w:spacing w:line="360" w:lineRule="auto"/>
      </w:pPr>
      <w:r>
        <w:t xml:space="preserve">Another approach to functional prediction is to compare </w:t>
      </w:r>
      <w:r w:rsidR="007E018B">
        <w:t xml:space="preserve">the amino acid sequence to </w:t>
      </w:r>
      <w:r w:rsidR="007E018B">
        <w:t>known</w:t>
      </w:r>
      <w:r w:rsidR="007E018B" w:rsidDel="007E018B">
        <w:t xml:space="preserve"> </w:t>
      </w:r>
      <w:r>
        <w:t xml:space="preserve">three dimensional models (Kelly).  This approach identified 300 functional annotations in the up-regulated </w:t>
      </w:r>
      <w:r w:rsidR="007E018B">
        <w:t>young</w:t>
      </w:r>
      <w:r>
        <w:t xml:space="preserve"> spherule genes, 108 of which have no PFAM description. Some of the up-regulated  genes are predicted to code for </w:t>
      </w:r>
      <w:r>
        <w:rPr>
          <w:rFonts w:eastAsiaTheme="minorHAnsi"/>
        </w:rPr>
        <w:t>dynein</w:t>
      </w:r>
      <w:r>
        <w:t>, toxins, transposon proteins and  a peptidyl-</w:t>
      </w:r>
      <w:r>
        <w:rPr>
          <w:rFonts w:eastAsiaTheme="minorHAnsi"/>
        </w:rPr>
        <w:t xml:space="preserve">prolyl </w:t>
      </w:r>
      <w:r w:rsidRPr="007D2202">
        <w:rPr>
          <w:rFonts w:eastAsiaTheme="minorHAnsi"/>
        </w:rPr>
        <w:t>cis/trans isomerase</w:t>
      </w:r>
      <w:r>
        <w:rPr>
          <w:rFonts w:eastAsiaTheme="minorHAnsi"/>
        </w:rPr>
        <w:t>.</w:t>
      </w:r>
    </w:p>
    <w:p w14:paraId="0E533A38" w14:textId="77777777" w:rsidR="00592A2F" w:rsidRDefault="00592A2F" w:rsidP="00592A2F">
      <w:pPr>
        <w:spacing w:line="360" w:lineRule="auto"/>
      </w:pPr>
    </w:p>
    <w:p w14:paraId="5AB81CCF" w14:textId="2965BC8C" w:rsidR="00EC002F" w:rsidRDefault="00D055CF" w:rsidP="005A0C57">
      <w:pPr>
        <w:spacing w:line="360" w:lineRule="auto"/>
      </w:pPr>
      <w:r>
        <w:t xml:space="preserve">There are twice as many down-regulated genes in </w:t>
      </w:r>
      <w:r w:rsidR="007E018B">
        <w:t>young</w:t>
      </w:r>
      <w:r>
        <w:t xml:space="preserve"> spherules than are up-regulated, so many genes that are expressed well in mycelial are expressed poorly in spherules.  Down-regulated genes were enriched for</w:t>
      </w:r>
      <w:r w:rsidR="00CC1C23">
        <w:t xml:space="preserve"> </w:t>
      </w:r>
      <w:ins w:id="112" w:author="Theo Kirkland" w:date="2021-01-10T13:55:00Z">
        <w:r w:rsidR="00CA73F5">
          <w:t xml:space="preserve">the </w:t>
        </w:r>
      </w:ins>
      <w:r w:rsidR="00CC1C23">
        <w:t xml:space="preserve">cytochrome p450 superfamily, </w:t>
      </w:r>
      <w:r>
        <w:t>transcription factor</w:t>
      </w:r>
      <w:r w:rsidR="00CC1C23">
        <w:t>s</w:t>
      </w:r>
      <w:r>
        <w:t xml:space="preserve"> and oxireductase</w:t>
      </w:r>
      <w:r w:rsidR="00CC1C23">
        <w:t xml:space="preserve"> GO terms</w:t>
      </w:r>
      <w:r>
        <w:t>.  There are only five  transcription factors up-regulated in day 2 spherules but 30 are down-regulated.</w:t>
      </w:r>
    </w:p>
    <w:p w14:paraId="1FE25B0B" w14:textId="49CB823F" w:rsidR="00685AE5" w:rsidRDefault="00685AE5" w:rsidP="005A0C57">
      <w:pPr>
        <w:spacing w:line="360" w:lineRule="auto"/>
      </w:pPr>
    </w:p>
    <w:p w14:paraId="1F508F25" w14:textId="53475CD6" w:rsidR="00685AE5" w:rsidRDefault="00685AE5" w:rsidP="005A0C57">
      <w:pPr>
        <w:spacing w:line="360" w:lineRule="auto"/>
      </w:pPr>
      <w:r>
        <w:t>3.2 Comparison to previous studies</w:t>
      </w:r>
      <w:r w:rsidR="003C2697">
        <w:t xml:space="preserve"> in C. immitis</w:t>
      </w:r>
    </w:p>
    <w:p w14:paraId="2FF79D0E" w14:textId="57096AD6" w:rsidR="00685AE5" w:rsidRDefault="00685AE5" w:rsidP="00685AE5">
      <w:pPr>
        <w:spacing w:line="360" w:lineRule="auto"/>
      </w:pPr>
      <w:r>
        <w:t xml:space="preserve">The RNA used in this study has previously been analyzed by microarray (Viriyakosol).  The microarray study found that </w:t>
      </w:r>
      <w:r w:rsidR="00477C2E">
        <w:t>246 genes (</w:t>
      </w:r>
      <w:r>
        <w:t>2.5%</w:t>
      </w:r>
      <w:r w:rsidR="00477C2E">
        <w:t xml:space="preserve"> of the total) </w:t>
      </w:r>
      <w:r>
        <w:t xml:space="preserve"> of were up-regulated </w:t>
      </w:r>
      <w:r w:rsidR="00477C2E">
        <w:t>more than 2</w:t>
      </w:r>
      <w:del w:id="113" w:author="Theo Kirkland" w:date="2021-01-10T13:55:00Z">
        <w:r w:rsidR="00477C2E" w:rsidRPr="00CA73F5" w:rsidDel="00CA73F5">
          <w:rPr>
            <w:vertAlign w:val="subscript"/>
            <w:rPrChange w:id="114" w:author="Theo Kirkland" w:date="2021-01-10T13:56:00Z">
              <w:rPr/>
            </w:rPrChange>
          </w:rPr>
          <w:delText>(</w:delText>
        </w:r>
      </w:del>
      <w:r w:rsidR="00477C2E" w:rsidRPr="00CA73F5">
        <w:rPr>
          <w:vertAlign w:val="subscript"/>
          <w:rPrChange w:id="115" w:author="Theo Kirkland" w:date="2021-01-10T13:56:00Z">
            <w:rPr/>
          </w:rPrChange>
        </w:rPr>
        <w:t>log2</w:t>
      </w:r>
      <w:ins w:id="116" w:author="Theo Kirkland" w:date="2021-01-10T13:56:00Z">
        <w:r w:rsidR="00CA73F5">
          <w:t xml:space="preserve"> </w:t>
        </w:r>
      </w:ins>
      <w:del w:id="117" w:author="Theo Kirkland" w:date="2021-01-10T13:55:00Z">
        <w:r w:rsidR="00477C2E" w:rsidDel="00CA73F5">
          <w:delText xml:space="preserve">) </w:delText>
        </w:r>
      </w:del>
      <w:r>
        <w:t xml:space="preserve">in </w:t>
      </w:r>
      <w:r w:rsidR="007E018B">
        <w:t>young</w:t>
      </w:r>
      <w:r>
        <w:t xml:space="preserve"> spherules.  The number of differentially expressed genes in the current RNASeq analysis was </w:t>
      </w:r>
      <w:r w:rsidR="00477C2E">
        <w:t xml:space="preserve">significantly </w:t>
      </w:r>
      <w:r>
        <w:t xml:space="preserve">larger; 8% were up-regulated and 16% were down-regulated.  </w:t>
      </w:r>
      <w:r w:rsidR="007E018B">
        <w:t xml:space="preserve">However, </w:t>
      </w:r>
      <w:r>
        <w:t>69% of the differentially expressed genes identified in the microarray study were also differentially expressed in this RNASeq study</w:t>
      </w:r>
      <w:r w:rsidR="00DB2034">
        <w:t>.</w:t>
      </w:r>
      <w:r w:rsidR="00477C2E">
        <w:t xml:space="preserve"> </w:t>
      </w:r>
      <w:r w:rsidR="00DB2034">
        <w:t xml:space="preserve">Similar results were seen with the down-regulated genes. Microarray analysis identified 471 down-regulated genes compared to 850 identified by </w:t>
      </w:r>
      <w:proofErr w:type="spellStart"/>
      <w:r w:rsidR="00DB2034">
        <w:lastRenderedPageBreak/>
        <w:t>RNAseq</w:t>
      </w:r>
      <w:proofErr w:type="spellEnd"/>
      <w:r w:rsidR="00DB2034">
        <w:t xml:space="preserve">; 69% of the genes identified by microarray were also down-regulated using </w:t>
      </w:r>
      <w:proofErr w:type="spellStart"/>
      <w:r w:rsidR="00DB2034">
        <w:t>RNAseq</w:t>
      </w:r>
      <w:proofErr w:type="spellEnd"/>
      <w:r w:rsidR="00DB2034">
        <w:t xml:space="preserve"> analysis.  These results suggest that the </w:t>
      </w:r>
      <w:ins w:id="118" w:author="Theo Kirkland" w:date="2021-01-10T13:56:00Z">
        <w:r w:rsidR="00CA73F5">
          <w:t>RNASeq is the more se</w:t>
        </w:r>
      </w:ins>
      <w:ins w:id="119" w:author="Theo Kirkland" w:date="2021-01-10T13:57:00Z">
        <w:r w:rsidR="00CA73F5">
          <w:t xml:space="preserve">nsitive technique for determining differential expression but </w:t>
        </w:r>
      </w:ins>
      <w:ins w:id="120" w:author="Theo Kirkland" w:date="2021-01-10T13:58:00Z">
        <w:r w:rsidR="00CA73F5">
          <w:t>differences observed in microarray tend to be found in RNASeq too</w:t>
        </w:r>
      </w:ins>
      <w:del w:id="121" w:author="Theo Kirkland" w:date="2021-01-10T13:58:00Z">
        <w:r w:rsidR="00DB2034" w:rsidDel="00CA73F5">
          <w:delText>two techniques yield similar, but not identical results</w:delText>
        </w:r>
      </w:del>
      <w:r w:rsidR="00DB2034">
        <w:t xml:space="preserve">.  </w:t>
      </w:r>
    </w:p>
    <w:p w14:paraId="412CA97F" w14:textId="3720479E" w:rsidR="00685AE5" w:rsidRDefault="00685AE5" w:rsidP="00685AE5">
      <w:pPr>
        <w:spacing w:line="360" w:lineRule="auto"/>
      </w:pPr>
    </w:p>
    <w:p w14:paraId="6C685921" w14:textId="15507895" w:rsidR="006E4D84" w:rsidRDefault="006E4D84" w:rsidP="00685AE5">
      <w:pPr>
        <w:spacing w:line="360" w:lineRule="auto"/>
      </w:pPr>
      <w:r>
        <w:t xml:space="preserve">GO </w:t>
      </w:r>
      <w:r w:rsidR="009D72BD">
        <w:t xml:space="preserve">enrichment </w:t>
      </w:r>
      <w:r>
        <w:t xml:space="preserve">analysis of the </w:t>
      </w:r>
      <w:r w:rsidR="009D72BD">
        <w:t>up- and down-regulated genes were similar in the two studies.  U</w:t>
      </w:r>
      <w:r>
        <w:t xml:space="preserve">p-regulated genes in the microarray study </w:t>
      </w:r>
      <w:r w:rsidR="009D72BD">
        <w:t xml:space="preserve">were enriched for </w:t>
      </w:r>
      <w:r>
        <w:t xml:space="preserve">oxidation-reduction processes followed by terms for sulfate and sulfite biosynthesis.  </w:t>
      </w:r>
      <w:r w:rsidR="006F4653">
        <w:t xml:space="preserve">Enrichment of metal transporter and homeostasis genes was not seen. </w:t>
      </w:r>
      <w:r w:rsidR="00E302C5">
        <w:t xml:space="preserve">However, </w:t>
      </w:r>
      <w:r>
        <w:t>GO analysis of the down-regulated genes in the microarray study revealed enrichment of transcription factors.</w:t>
      </w:r>
      <w:r w:rsidR="00E302C5">
        <w:t xml:space="preserve">  One finding of the microarray study was that 25 protein kinase genes were down-regulated in spherules.  In the current </w:t>
      </w:r>
      <w:proofErr w:type="spellStart"/>
      <w:ins w:id="122" w:author="Theo Kirkland" w:date="2021-01-10T13:59:00Z">
        <w:r w:rsidR="00CA73F5">
          <w:t>RNNASeq</w:t>
        </w:r>
        <w:proofErr w:type="spellEnd"/>
        <w:r w:rsidR="00CA73F5">
          <w:t xml:space="preserve"> </w:t>
        </w:r>
      </w:ins>
      <w:r w:rsidR="00E302C5">
        <w:t>study, 16 of these genes were found to be down-regulated.</w:t>
      </w:r>
    </w:p>
    <w:p w14:paraId="72450C89" w14:textId="5DFECE9E" w:rsidR="006E4D84" w:rsidRDefault="006E4D84" w:rsidP="00685AE5">
      <w:pPr>
        <w:spacing w:line="360" w:lineRule="auto"/>
      </w:pPr>
    </w:p>
    <w:p w14:paraId="13495E24" w14:textId="195C62E6" w:rsidR="006E4D84" w:rsidRDefault="009D72BD" w:rsidP="00685AE5">
      <w:pPr>
        <w:spacing w:line="360" w:lineRule="auto"/>
      </w:pPr>
      <w:r>
        <w:t xml:space="preserve">Whiston has previously published a study comparing C. immitis spherules </w:t>
      </w:r>
      <w:r w:rsidR="007E018B">
        <w:t xml:space="preserve">(day 4 maturity) </w:t>
      </w:r>
      <w:r>
        <w:t>to mycelia</w:t>
      </w:r>
      <w:r w:rsidR="001D1C0D">
        <w:t>.  Reanalyzing Whiston’s data using our pipeline found that 902 genes were differentially expressed by at least 1</w:t>
      </w:r>
      <w:r w:rsidR="001D1C0D" w:rsidRPr="00B73626">
        <w:rPr>
          <w:vertAlign w:val="subscript"/>
        </w:rPr>
        <w:t>log2</w:t>
      </w:r>
      <w:r w:rsidR="001D1C0D">
        <w:t xml:space="preserve"> </w:t>
      </w:r>
      <w:r w:rsidR="003C2697">
        <w:t xml:space="preserve">spherule/mycelia </w:t>
      </w:r>
      <w:r w:rsidR="001D1C0D">
        <w:t>FC in both studies.   The FC values for differentially expressed genes in both studies are compared in Figure 2.  There is a positive correlation between the two studies (73% of the genes are in the same quadrants) but there are also obvious exceptions.</w:t>
      </w:r>
      <w:r w:rsidR="00AA2CB0">
        <w:t xml:space="preserve">  The difference in spherule maturity may account for some of these disparities.</w:t>
      </w:r>
    </w:p>
    <w:p w14:paraId="6691112C" w14:textId="664CAC75" w:rsidR="001D1C0D" w:rsidRDefault="001D1C0D" w:rsidP="00685AE5">
      <w:pPr>
        <w:spacing w:line="360" w:lineRule="auto"/>
      </w:pPr>
    </w:p>
    <w:p w14:paraId="633993B7" w14:textId="1A686F0B" w:rsidR="004D158E" w:rsidRDefault="001D1C0D" w:rsidP="005A0C57">
      <w:pPr>
        <w:spacing w:line="360" w:lineRule="auto"/>
      </w:pPr>
      <w:r>
        <w:tab/>
      </w:r>
      <w:r>
        <w:tab/>
      </w:r>
      <w:r>
        <w:tab/>
      </w:r>
      <w:r>
        <w:tab/>
      </w:r>
      <w:r>
        <w:tab/>
      </w:r>
      <w:r>
        <w:tab/>
        <w:t>Fig. 2</w:t>
      </w:r>
    </w:p>
    <w:p w14:paraId="3ABDFE07" w14:textId="4A26790B" w:rsidR="001D1C0D" w:rsidRDefault="001D1C0D" w:rsidP="001D1C0D">
      <w:pPr>
        <w:spacing w:line="360" w:lineRule="auto"/>
        <w:jc w:val="center"/>
      </w:pPr>
      <w:r>
        <w:rPr>
          <w:noProof/>
        </w:rPr>
        <w:lastRenderedPageBreak/>
        <w:drawing>
          <wp:inline distT="0" distB="0" distL="0" distR="0" wp14:anchorId="666B8CD9" wp14:editId="470747EF">
            <wp:extent cx="3015706" cy="33431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l="24177" r="25084"/>
                    <a:stretch/>
                  </pic:blipFill>
                  <pic:spPr bwMode="auto">
                    <a:xfrm>
                      <a:off x="0" y="0"/>
                      <a:ext cx="3015781" cy="3343275"/>
                    </a:xfrm>
                    <a:prstGeom prst="rect">
                      <a:avLst/>
                    </a:prstGeom>
                    <a:ln>
                      <a:noFill/>
                    </a:ln>
                    <a:extLst>
                      <a:ext uri="{53640926-AAD7-44D8-BBD7-CCE9431645EC}">
                        <a14:shadowObscured xmlns:a14="http://schemas.microsoft.com/office/drawing/2010/main"/>
                      </a:ext>
                    </a:extLst>
                  </pic:spPr>
                </pic:pic>
              </a:graphicData>
            </a:graphic>
          </wp:inline>
        </w:drawing>
      </w:r>
    </w:p>
    <w:p w14:paraId="7BD532EC" w14:textId="0CFC852C" w:rsidR="00B407D8" w:rsidRDefault="00B407D8" w:rsidP="00B407D8">
      <w:pPr>
        <w:spacing w:line="360" w:lineRule="auto"/>
      </w:pPr>
      <w:r>
        <w:t>Legend: Genes with FC values &gt; 1 or  &lt; -1 in the current study were selected.  FC values  of genes in the current study are shown on the X axis and the FC values of matched genes from Whiston’s study are shown on the Y axis.  The regression line was derived by  the linear model and the shaded area indicates the 95% confidence limits.</w:t>
      </w:r>
    </w:p>
    <w:p w14:paraId="294BB56E" w14:textId="587C06B0" w:rsidR="00D572A1" w:rsidRDefault="00D572A1" w:rsidP="00B407D8">
      <w:pPr>
        <w:spacing w:line="360" w:lineRule="auto"/>
      </w:pPr>
    </w:p>
    <w:p w14:paraId="291983F4" w14:textId="28B2984F" w:rsidR="00D572A1" w:rsidRDefault="00D572A1" w:rsidP="00B407D8">
      <w:pPr>
        <w:spacing w:line="360" w:lineRule="auto"/>
      </w:pPr>
      <w:r>
        <w:t>3.</w:t>
      </w:r>
      <w:r w:rsidR="007E018B">
        <w:t>4</w:t>
      </w:r>
      <w:r>
        <w:t xml:space="preserve"> </w:t>
      </w:r>
      <w:r w:rsidR="007E018B">
        <w:t>Mature</w:t>
      </w:r>
      <w:r>
        <w:t xml:space="preserve"> spherules</w:t>
      </w:r>
    </w:p>
    <w:p w14:paraId="70FF5253" w14:textId="0E063FAE" w:rsidR="00C706E9" w:rsidRDefault="00C706E9" w:rsidP="00B407D8">
      <w:pPr>
        <w:spacing w:line="360" w:lineRule="auto"/>
      </w:pPr>
    </w:p>
    <w:p w14:paraId="1A47FC68" w14:textId="3E2968A8" w:rsidR="00825C83" w:rsidRDefault="00116DA9" w:rsidP="00B407D8">
      <w:pPr>
        <w:spacing w:line="360" w:lineRule="auto"/>
      </w:pPr>
      <w:r w:rsidRPr="00513EB7">
        <w:t>Gene expression in mature spherules was also compared to gene expression in mycelia</w:t>
      </w:r>
      <w:r w:rsidR="00A07A3E">
        <w:t xml:space="preserve"> (</w:t>
      </w:r>
      <w:r w:rsidR="00A07A3E">
        <w:t xml:space="preserve">Supplemental Table </w:t>
      </w:r>
      <w:ins w:id="123" w:author="Theo Kirkland" w:date="2021-01-10T14:00:00Z">
        <w:r w:rsidR="00CA73F5">
          <w:t>1</w:t>
        </w:r>
      </w:ins>
      <w:del w:id="124" w:author="Theo Kirkland" w:date="2021-01-10T14:00:00Z">
        <w:r w:rsidR="00A07A3E" w:rsidDel="00CA73F5">
          <w:delText>??</w:delText>
        </w:r>
      </w:del>
      <w:r w:rsidR="00A07A3E">
        <w:t>)</w:t>
      </w:r>
      <w:r w:rsidRPr="00513EB7">
        <w:t xml:space="preserve">. </w:t>
      </w:r>
      <w:r>
        <w:t xml:space="preserve">There were many more genes up-regulated in </w:t>
      </w:r>
      <w:r w:rsidR="004F4C25">
        <w:t xml:space="preserve">mature </w:t>
      </w:r>
      <w:r>
        <w:t>spherules (960) than in day</w:t>
      </w:r>
      <w:r w:rsidR="004F4C25">
        <w:t xml:space="preserve"> young</w:t>
      </w:r>
      <w:r>
        <w:t xml:space="preserve"> (407), but most of the genes up-regulated in </w:t>
      </w:r>
      <w:r w:rsidR="004F4C25">
        <w:t xml:space="preserve">young </w:t>
      </w:r>
      <w:r>
        <w:t xml:space="preserve">spherules were also up-regulated </w:t>
      </w:r>
      <w:r w:rsidR="004F4C25">
        <w:t>in mature organisms</w:t>
      </w:r>
      <w:ins w:id="125" w:author="Theo Kirkland" w:date="2021-01-10T14:00:00Z">
        <w:r w:rsidR="00CA73F5">
          <w:t xml:space="preserve">. In contrast, </w:t>
        </w:r>
      </w:ins>
      <w:r w:rsidR="004F4C25">
        <w:t xml:space="preserve"> </w:t>
      </w:r>
      <w:del w:id="126" w:author="Theo Kirkland" w:date="2021-01-10T14:01:00Z">
        <w:r w:rsidR="00A07A3E" w:rsidDel="00CA73F5">
          <w:delText xml:space="preserve">but </w:delText>
        </w:r>
      </w:del>
      <w:r w:rsidR="00A07A3E">
        <w:t xml:space="preserve">there were many genes that were down-regulated in young spherules but not mature spherules </w:t>
      </w:r>
      <w:r w:rsidR="00A07A3E">
        <w:t>(Fig. 3)</w:t>
      </w:r>
      <w:r w:rsidR="00A07A3E">
        <w:t xml:space="preserve">.  </w:t>
      </w:r>
    </w:p>
    <w:p w14:paraId="4D92D86F" w14:textId="15860BD8" w:rsidR="00825C83" w:rsidRDefault="00825C83" w:rsidP="00B407D8">
      <w:pPr>
        <w:spacing w:line="360" w:lineRule="auto"/>
      </w:pPr>
    </w:p>
    <w:p w14:paraId="52811810" w14:textId="77777777" w:rsidR="00825C83" w:rsidRDefault="00825C83" w:rsidP="00B407D8">
      <w:pPr>
        <w:spacing w:line="360" w:lineRule="auto"/>
      </w:pPr>
    </w:p>
    <w:p w14:paraId="722BBD80" w14:textId="6A9F9E8D" w:rsidR="00825C83" w:rsidRDefault="00825C83" w:rsidP="00825C83">
      <w:pPr>
        <w:spacing w:line="360" w:lineRule="auto"/>
        <w:jc w:val="center"/>
      </w:pPr>
      <w:r>
        <w:t>Fig. 3</w:t>
      </w:r>
    </w:p>
    <w:p w14:paraId="2CB85B25" w14:textId="77777777" w:rsidR="00825C83" w:rsidRDefault="00825C83" w:rsidP="00825C83">
      <w:pPr>
        <w:spacing w:line="360" w:lineRule="auto"/>
        <w:jc w:val="center"/>
      </w:pPr>
    </w:p>
    <w:p w14:paraId="5C8C311A" w14:textId="77777777" w:rsidR="00825C83" w:rsidRDefault="00825C83" w:rsidP="00825C83">
      <w:pPr>
        <w:spacing w:line="360" w:lineRule="auto"/>
        <w:jc w:val="center"/>
      </w:pPr>
      <w:r>
        <w:rPr>
          <w:noProof/>
        </w:rPr>
        <w:lastRenderedPageBreak/>
        <w:drawing>
          <wp:inline distT="0" distB="0" distL="0" distR="0" wp14:anchorId="57C5B381" wp14:editId="4B86A6C7">
            <wp:extent cx="3498215" cy="2945792"/>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6">
                      <a:extLst>
                        <a:ext uri="{28A0092B-C50C-407E-A947-70E740481C1C}">
                          <a14:useLocalDpi xmlns:a14="http://schemas.microsoft.com/office/drawing/2010/main" val="0"/>
                        </a:ext>
                      </a:extLst>
                    </a:blip>
                    <a:srcRect l="13818" t="7701" r="27308" b="4148"/>
                    <a:stretch/>
                  </pic:blipFill>
                  <pic:spPr bwMode="auto">
                    <a:xfrm>
                      <a:off x="0" y="0"/>
                      <a:ext cx="3511543" cy="2957015"/>
                    </a:xfrm>
                    <a:prstGeom prst="rect">
                      <a:avLst/>
                    </a:prstGeom>
                    <a:ln>
                      <a:noFill/>
                    </a:ln>
                    <a:extLst>
                      <a:ext uri="{53640926-AAD7-44D8-BBD7-CCE9431645EC}">
                        <a14:shadowObscured xmlns:a14="http://schemas.microsoft.com/office/drawing/2010/main"/>
                      </a:ext>
                    </a:extLst>
                  </pic:spPr>
                </pic:pic>
              </a:graphicData>
            </a:graphic>
          </wp:inline>
        </w:drawing>
      </w:r>
    </w:p>
    <w:p w14:paraId="28A39D37" w14:textId="089D7430" w:rsidR="00825C83" w:rsidRDefault="00825C83" w:rsidP="00825C83">
      <w:pPr>
        <w:spacing w:line="360" w:lineRule="auto"/>
      </w:pPr>
      <w:r>
        <w:t xml:space="preserve">Legend:  Comparison of up- and down-regulated genes in </w:t>
      </w:r>
      <w:r w:rsidR="004F4C25">
        <w:t xml:space="preserve">young </w:t>
      </w:r>
      <w:r>
        <w:t xml:space="preserve">spherules and </w:t>
      </w:r>
      <w:r w:rsidR="004F4C25">
        <w:t>mature</w:t>
      </w:r>
      <w:r>
        <w:t xml:space="preserve"> spherules.  Blue is </w:t>
      </w:r>
      <w:r w:rsidR="004F4C25">
        <w:t>young</w:t>
      </w:r>
      <w:r>
        <w:t xml:space="preserve"> spherules, yellow is </w:t>
      </w:r>
      <w:r w:rsidR="004F4C25">
        <w:t>mature</w:t>
      </w:r>
      <w:r>
        <w:t xml:space="preserve"> spherules.</w:t>
      </w:r>
    </w:p>
    <w:p w14:paraId="2CB313C5" w14:textId="77777777" w:rsidR="00825C83" w:rsidRDefault="00825C83" w:rsidP="00825C83">
      <w:pPr>
        <w:spacing w:line="360" w:lineRule="auto"/>
      </w:pPr>
    </w:p>
    <w:p w14:paraId="2724BEFD" w14:textId="41A890F5" w:rsidR="00B85ED0" w:rsidRDefault="00116DA9" w:rsidP="00B407D8">
      <w:pPr>
        <w:spacing w:line="360" w:lineRule="auto"/>
      </w:pPr>
      <w:r>
        <w:t xml:space="preserve">The enrichment of GO terms in the up-regulated genes were similar to the results in </w:t>
      </w:r>
      <w:r w:rsidR="00A07A3E">
        <w:t>young</w:t>
      </w:r>
      <w:r>
        <w:t xml:space="preserve"> spherules; oxidation/reduction, transmembrane transport and integral membrane component terms were highly enriched.  </w:t>
      </w:r>
      <w:r w:rsidR="00B85ED0">
        <w:t xml:space="preserve">In contrast, the most significantly enriched GO terms in the genes that were down-regulated in </w:t>
      </w:r>
      <w:r w:rsidR="00577CDF">
        <w:t>mature</w:t>
      </w:r>
      <w:r w:rsidR="00B85ED0">
        <w:t xml:space="preserve"> spherules were associated </w:t>
      </w:r>
      <w:r w:rsidR="00664AA6">
        <w:t xml:space="preserve">with </w:t>
      </w:r>
      <w:r w:rsidR="00B85ED0">
        <w:t>microtube activity and kinesin.</w:t>
      </w:r>
    </w:p>
    <w:p w14:paraId="5173C858" w14:textId="61D9B148" w:rsidR="00CB48DA" w:rsidRDefault="00CB48DA" w:rsidP="00B407D8">
      <w:pPr>
        <w:spacing w:line="360" w:lineRule="auto"/>
      </w:pPr>
    </w:p>
    <w:p w14:paraId="5FC76FCB" w14:textId="2F382872" w:rsidR="00CB48DA" w:rsidRDefault="00CB48DA" w:rsidP="00CB48DA">
      <w:pPr>
        <w:spacing w:line="360" w:lineRule="auto"/>
      </w:pPr>
      <w:r>
        <w:t xml:space="preserve">Comparing these data to the microarray study, the number of differentially expressed </w:t>
      </w:r>
      <w:r w:rsidR="00825C83">
        <w:t xml:space="preserve">day 8 spherule </w:t>
      </w:r>
      <w:r>
        <w:t xml:space="preserve">genes detected by microarray was much smaller than the results in this </w:t>
      </w:r>
      <w:proofErr w:type="spellStart"/>
      <w:r>
        <w:t>RNAseq</w:t>
      </w:r>
      <w:proofErr w:type="spellEnd"/>
      <w:r>
        <w:t xml:space="preserve"> analysis.  However, as we saw in the comparison of day 2 spherules, in the genes found to be differentially expressed in the microarray experiment of day 8 spherules, were usually up-regulated (74%) or down-regulated genes (86%) in both types of experiments.</w:t>
      </w:r>
    </w:p>
    <w:p w14:paraId="777304C6" w14:textId="361B023E" w:rsidR="00CB48DA" w:rsidRDefault="00CB48DA" w:rsidP="00B407D8">
      <w:pPr>
        <w:spacing w:line="360" w:lineRule="auto"/>
      </w:pPr>
    </w:p>
    <w:p w14:paraId="3DB591B0" w14:textId="206B855D" w:rsidR="00F43D60" w:rsidRDefault="00F43D60" w:rsidP="00F43D60">
      <w:pPr>
        <w:spacing w:line="360" w:lineRule="auto"/>
      </w:pPr>
      <w:r>
        <w:t>3.</w:t>
      </w:r>
      <w:r w:rsidR="00262349">
        <w:t>5</w:t>
      </w:r>
      <w:r>
        <w:t xml:space="preserve"> </w:t>
      </w:r>
      <w:r w:rsidR="007860BD">
        <w:t xml:space="preserve">Mature </w:t>
      </w:r>
      <w:r>
        <w:t xml:space="preserve">spherules compared to  </w:t>
      </w:r>
      <w:r w:rsidR="007860BD">
        <w:t>young</w:t>
      </w:r>
      <w:r>
        <w:t xml:space="preserve"> spherules</w:t>
      </w:r>
    </w:p>
    <w:p w14:paraId="79A2F2C3" w14:textId="77777777" w:rsidR="00F43D60" w:rsidRDefault="00F43D60" w:rsidP="00F43D60">
      <w:pPr>
        <w:spacing w:line="360" w:lineRule="auto"/>
      </w:pPr>
    </w:p>
    <w:p w14:paraId="7B481D45" w14:textId="3284E075" w:rsidR="00F43D60" w:rsidRDefault="00F43D60" w:rsidP="00F43D60">
      <w:pPr>
        <w:spacing w:line="360" w:lineRule="auto"/>
        <w:rPr>
          <w:rFonts w:ascii="Times" w:hAnsi="Times" w:cs="Calibri"/>
          <w:color w:val="000000"/>
        </w:rPr>
      </w:pPr>
      <w:r w:rsidRPr="00A9075D">
        <w:rPr>
          <w:rFonts w:ascii="Times" w:hAnsi="Times"/>
        </w:rPr>
        <w:t xml:space="preserve">Gene expression in </w:t>
      </w:r>
      <w:r w:rsidR="00262349">
        <w:rPr>
          <w:rFonts w:ascii="Times" w:hAnsi="Times"/>
        </w:rPr>
        <w:t xml:space="preserve">mature </w:t>
      </w:r>
      <w:r w:rsidRPr="00A9075D">
        <w:rPr>
          <w:rFonts w:ascii="Times" w:hAnsi="Times"/>
        </w:rPr>
        <w:t xml:space="preserve">spherules was also compared to </w:t>
      </w:r>
      <w:r w:rsidR="00262349">
        <w:rPr>
          <w:rFonts w:ascii="Times" w:hAnsi="Times"/>
        </w:rPr>
        <w:t>young</w:t>
      </w:r>
      <w:r w:rsidRPr="00A9075D">
        <w:rPr>
          <w:rFonts w:ascii="Times" w:hAnsi="Times"/>
        </w:rPr>
        <w:t xml:space="preserve"> spherules.  </w:t>
      </w:r>
      <w:r>
        <w:rPr>
          <w:rFonts w:ascii="Times" w:hAnsi="Times"/>
        </w:rPr>
        <w:t xml:space="preserve">A relatively small number of genes were </w:t>
      </w:r>
      <w:r w:rsidRPr="00A9075D">
        <w:rPr>
          <w:rFonts w:ascii="Times" w:hAnsi="Times"/>
        </w:rPr>
        <w:t>differential</w:t>
      </w:r>
      <w:r>
        <w:rPr>
          <w:rFonts w:ascii="Times" w:hAnsi="Times"/>
        </w:rPr>
        <w:t>ly</w:t>
      </w:r>
      <w:r w:rsidRPr="00A9075D">
        <w:rPr>
          <w:rFonts w:ascii="Times" w:hAnsi="Times"/>
        </w:rPr>
        <w:t xml:space="preserve"> express</w:t>
      </w:r>
      <w:r>
        <w:rPr>
          <w:rFonts w:ascii="Times" w:hAnsi="Times"/>
        </w:rPr>
        <w:t>ed.</w:t>
      </w:r>
      <w:r w:rsidRPr="00A9075D">
        <w:rPr>
          <w:rFonts w:ascii="Times" w:hAnsi="Times"/>
        </w:rPr>
        <w:t xml:space="preserve"> </w:t>
      </w:r>
      <w:r>
        <w:rPr>
          <w:rFonts w:ascii="Times" w:hAnsi="Times"/>
        </w:rPr>
        <w:t xml:space="preserve">Genes that most differentially expressed are in </w:t>
      </w:r>
      <w:r>
        <w:rPr>
          <w:rFonts w:ascii="Times" w:hAnsi="Times"/>
        </w:rPr>
        <w:lastRenderedPageBreak/>
        <w:t xml:space="preserve">Table </w:t>
      </w:r>
      <w:ins w:id="127" w:author="Theo Kirkland" w:date="2021-01-10T14:02:00Z">
        <w:r w:rsidR="004D7C04">
          <w:rPr>
            <w:rFonts w:ascii="Times" w:hAnsi="Times"/>
          </w:rPr>
          <w:t>4</w:t>
        </w:r>
      </w:ins>
      <w:del w:id="128" w:author="Theo Kirkland" w:date="2021-01-10T14:02:00Z">
        <w:r w:rsidR="00262349" w:rsidDel="004D7C04">
          <w:rPr>
            <w:rFonts w:ascii="Times" w:hAnsi="Times"/>
          </w:rPr>
          <w:delText>5</w:delText>
        </w:r>
      </w:del>
      <w:r w:rsidR="00262349">
        <w:rPr>
          <w:rFonts w:ascii="Times" w:hAnsi="Times"/>
        </w:rPr>
        <w:t>.</w:t>
      </w:r>
      <w:r>
        <w:rPr>
          <w:rFonts w:ascii="Times" w:hAnsi="Times"/>
        </w:rPr>
        <w:t xml:space="preserve">  The most highly up-regulated gene is a homolog of HSP31, which is a </w:t>
      </w:r>
      <w:proofErr w:type="spellStart"/>
      <w:r>
        <w:rPr>
          <w:rFonts w:ascii="Times" w:hAnsi="Times"/>
        </w:rPr>
        <w:t>methylglyoxalase</w:t>
      </w:r>
      <w:proofErr w:type="spellEnd"/>
      <w:r>
        <w:rPr>
          <w:rFonts w:ascii="Times" w:hAnsi="Times"/>
        </w:rPr>
        <w:t>, a chaperone stress-response gene in yeast.  The expression of this gene increases in response to DNA replication stress (ref).   A ferritin-like protein, involved in iron regulation and oxidation</w:t>
      </w:r>
      <w:del w:id="129" w:author="Theo Kirkland" w:date="2021-01-10T14:03:00Z">
        <w:r w:rsidDel="00D76226">
          <w:rPr>
            <w:rFonts w:ascii="Times" w:hAnsi="Times"/>
          </w:rPr>
          <w:delText>,</w:delText>
        </w:r>
      </w:del>
      <w:r>
        <w:rPr>
          <w:rFonts w:ascii="Times" w:hAnsi="Times"/>
        </w:rPr>
        <w:t xml:space="preserve"> reactions is also up-regulated</w:t>
      </w:r>
      <w:r w:rsidR="00262349">
        <w:rPr>
          <w:rFonts w:ascii="Times" w:hAnsi="Times"/>
        </w:rPr>
        <w:t xml:space="preserve"> as are g</w:t>
      </w:r>
      <w:r>
        <w:rPr>
          <w:rFonts w:ascii="Times" w:hAnsi="Times"/>
        </w:rPr>
        <w:t>enes involved in mRNA splicing, transcription, and meiotic recombination</w:t>
      </w:r>
      <w:del w:id="130" w:author="Theo Kirkland" w:date="2021-01-10T14:03:00Z">
        <w:r w:rsidDel="00D76226">
          <w:rPr>
            <w:rFonts w:ascii="Times" w:hAnsi="Times"/>
          </w:rPr>
          <w:delText xml:space="preserve"> were up-regulat</w:delText>
        </w:r>
        <w:r w:rsidR="00262349" w:rsidDel="00D76226">
          <w:rPr>
            <w:rFonts w:ascii="Times" w:hAnsi="Times"/>
          </w:rPr>
          <w:delText>ed</w:delText>
        </w:r>
      </w:del>
      <w:r>
        <w:rPr>
          <w:rFonts w:ascii="Times" w:hAnsi="Times"/>
        </w:rPr>
        <w:t>.  Expression of alpha-amylase-1 gene was also up-regulated; this gene is required for pathogenicity in Histoplasma capsulatum, but it’s role in the pathogenicity of Coccidioides spp. is unknown</w:t>
      </w:r>
      <w:ins w:id="131" w:author="Theo Kirkland" w:date="2021-01-10T14:03:00Z">
        <w:r w:rsidR="00D76226">
          <w:rPr>
            <w:rFonts w:ascii="Times" w:hAnsi="Times"/>
          </w:rPr>
          <w:t xml:space="preserve"> (Goldman)</w:t>
        </w:r>
      </w:ins>
      <w:r>
        <w:rPr>
          <w:rFonts w:ascii="Times" w:hAnsi="Times"/>
        </w:rPr>
        <w:t xml:space="preserve">.  The most dramatically </w:t>
      </w:r>
    </w:p>
    <w:p w14:paraId="1897D8C7" w14:textId="77777777" w:rsidR="00F43D60" w:rsidRDefault="00F43D60" w:rsidP="00F43D60">
      <w:pPr>
        <w:spacing w:line="360" w:lineRule="auto"/>
        <w:rPr>
          <w:rFonts w:ascii="Times" w:hAnsi="Times" w:cs="Calibri"/>
          <w:color w:val="000000"/>
        </w:rPr>
      </w:pPr>
      <w:r w:rsidRPr="00070339">
        <w:rPr>
          <w:rFonts w:ascii="Times" w:hAnsi="Times" w:cs="Calibri"/>
          <w:color w:val="000000"/>
        </w:rPr>
        <w:t>down-regulated gene</w:t>
      </w:r>
      <w:r>
        <w:rPr>
          <w:rFonts w:ascii="Times" w:hAnsi="Times" w:cs="Calibri"/>
          <w:color w:val="000000"/>
        </w:rPr>
        <w:t xml:space="preserve"> was t</w:t>
      </w:r>
      <w:r w:rsidRPr="00070339">
        <w:rPr>
          <w:rFonts w:ascii="Times" w:hAnsi="Times" w:cs="Calibri"/>
          <w:color w:val="000000"/>
        </w:rPr>
        <w:t>yrosinase</w:t>
      </w:r>
      <w:r>
        <w:rPr>
          <w:rFonts w:ascii="Times" w:hAnsi="Times" w:cs="Calibri"/>
          <w:color w:val="000000"/>
        </w:rPr>
        <w:t xml:space="preserve">, a gene that plays a central role in the synthesis of melanin.  Two genes that influence beta-glucan metabolism were also down-regulated, as were two other influencing DNA replication. </w:t>
      </w:r>
    </w:p>
    <w:p w14:paraId="60A4C516" w14:textId="77777777" w:rsidR="00733423" w:rsidRDefault="00733423" w:rsidP="00F43D60">
      <w:pPr>
        <w:tabs>
          <w:tab w:val="left" w:pos="1354"/>
        </w:tabs>
        <w:spacing w:line="360" w:lineRule="auto"/>
        <w:rPr>
          <w:rFonts w:ascii="Times" w:hAnsi="Times" w:cs="Calibri"/>
          <w:color w:val="000000"/>
        </w:rPr>
      </w:pPr>
    </w:p>
    <w:p w14:paraId="31B09A90" w14:textId="434FD988" w:rsidR="00F43D60" w:rsidRPr="00513EB7" w:rsidRDefault="00F43D60" w:rsidP="00F43D60">
      <w:pPr>
        <w:spacing w:line="360" w:lineRule="auto"/>
      </w:pPr>
      <w:r>
        <w:t xml:space="preserve">In the microarray study 177 genes were up-regulated in the </w:t>
      </w:r>
      <w:r w:rsidR="00733423">
        <w:t xml:space="preserve">mature </w:t>
      </w:r>
      <w:proofErr w:type="gramStart"/>
      <w:r>
        <w:t>spherules</w:t>
      </w:r>
      <w:proofErr w:type="gramEnd"/>
      <w:r>
        <w:t xml:space="preserve"> vs </w:t>
      </w:r>
      <w:r w:rsidR="00733423">
        <w:t xml:space="preserve">young </w:t>
      </w:r>
      <w:r>
        <w:t>spherules  comparison. Only 5 genes were found to be up-regulated in both studies.  In the microarray study 113 genes were down-regulated compared to 58 in the RNASeq study and only 16 genes were down-regulated in both studies.  It is not clear why the results from the two studies were so different.</w:t>
      </w:r>
    </w:p>
    <w:p w14:paraId="37CB00A7" w14:textId="01E4C9BC" w:rsidR="00F36A8F" w:rsidRDefault="00F36A8F" w:rsidP="00F36A8F">
      <w:pPr>
        <w:spacing w:line="360" w:lineRule="auto"/>
        <w:rPr>
          <w:rFonts w:ascii="Times" w:hAnsi="Times" w:cs="Calibri"/>
          <w:color w:val="000000"/>
        </w:rPr>
      </w:pPr>
    </w:p>
    <w:p w14:paraId="127CCE3C" w14:textId="16AC0B43" w:rsidR="00F36A8F" w:rsidRPr="00513EB7" w:rsidRDefault="00F36A8F" w:rsidP="00F36A8F">
      <w:pPr>
        <w:spacing w:line="360" w:lineRule="auto"/>
      </w:pPr>
      <w:r>
        <w:t>3.</w:t>
      </w:r>
      <w:r w:rsidR="00705455">
        <w:t>6</w:t>
      </w:r>
      <w:r>
        <w:t xml:space="preserve"> Expression of transposable elements in </w:t>
      </w:r>
      <w:r w:rsidR="00705455">
        <w:t xml:space="preserve">young </w:t>
      </w:r>
      <w:r>
        <w:t>spherules compared to mycelia</w:t>
      </w:r>
    </w:p>
    <w:p w14:paraId="5900943C" w14:textId="77777777" w:rsidR="00F36A8F" w:rsidRPr="00513EB7" w:rsidRDefault="00F36A8F" w:rsidP="00F36A8F">
      <w:pPr>
        <w:spacing w:line="360" w:lineRule="auto"/>
      </w:pPr>
    </w:p>
    <w:p w14:paraId="0643A3BB" w14:textId="6F4B16B1" w:rsidR="00F36A8F" w:rsidRPr="00513EB7" w:rsidRDefault="00F36A8F" w:rsidP="00F36A8F">
      <w:pPr>
        <w:spacing w:line="360" w:lineRule="auto"/>
      </w:pPr>
      <w:r w:rsidRPr="00513EB7">
        <w:t xml:space="preserve">There are 1,309 Gypsy, Copia and TcMar transposons in in C. immitis.  We have previously found that proximity to a TE was associated with a lower level of </w:t>
      </w:r>
      <w:r>
        <w:t xml:space="preserve">protein-encoding </w:t>
      </w:r>
      <w:r w:rsidRPr="00513EB7">
        <w:t>gene expression</w:t>
      </w:r>
      <w:r>
        <w:t xml:space="preserve"> in C. immitis mycelia (</w:t>
      </w:r>
      <w:r w:rsidR="00705455">
        <w:t>Stajich, Kirkland</w:t>
      </w:r>
      <w:r>
        <w:t>)</w:t>
      </w:r>
      <w:r w:rsidRPr="00513EB7">
        <w:t>.  In this study we have examined expression of TE</w:t>
      </w:r>
      <w:r>
        <w:t xml:space="preserve"> mRNA</w:t>
      </w:r>
      <w:r w:rsidRPr="00513EB7">
        <w:t xml:space="preserve"> in mycelia and </w:t>
      </w:r>
      <w:r w:rsidR="00705455">
        <w:t xml:space="preserve">young </w:t>
      </w:r>
      <w:r w:rsidRPr="00513EB7">
        <w:t xml:space="preserve">spherules.  </w:t>
      </w:r>
      <w:r>
        <w:t xml:space="preserve">Only 350 TE </w:t>
      </w:r>
      <w:r w:rsidRPr="00513EB7">
        <w:t xml:space="preserve">had expression levels with </w:t>
      </w:r>
      <w:r>
        <w:t xml:space="preserve">an </w:t>
      </w:r>
      <w:r w:rsidRPr="00513EB7">
        <w:t xml:space="preserve">adjusted p </w:t>
      </w:r>
      <w:r>
        <w:t xml:space="preserve">&lt; </w:t>
      </w:r>
      <w:r w:rsidRPr="00513EB7">
        <w:t>0.05</w:t>
      </w:r>
      <w:r>
        <w:t xml:space="preserve">, suggesting that most TEs were poorly expressed.  </w:t>
      </w:r>
      <w:r w:rsidRPr="00513EB7">
        <w:t xml:space="preserve"> 230 were up-regulated </w:t>
      </w:r>
      <w:r>
        <w:t xml:space="preserve">in spherules </w:t>
      </w:r>
      <w:r w:rsidRPr="00513EB7">
        <w:t xml:space="preserve">and </w:t>
      </w:r>
      <w:r>
        <w:t xml:space="preserve">only </w:t>
      </w:r>
      <w:r w:rsidRPr="00513EB7">
        <w:t>15 were down-regulated.  Gypsy TE were the most common up-regulated transposons.</w:t>
      </w:r>
      <w:r>
        <w:t xml:space="preserve">  Analysis of up-regulated predicted protein-encoding genes in </w:t>
      </w:r>
      <w:r w:rsidR="00705455">
        <w:t xml:space="preserve">young </w:t>
      </w:r>
      <w:r>
        <w:t>spherules has shown that a few of them are transposon proteins and a previous proteomic study found one transposon protein in C. posadasii spherules (</w:t>
      </w:r>
      <w:ins w:id="132" w:author="Theo Kirkland" w:date="2021-01-10T14:05:00Z">
        <w:r w:rsidR="00D76226">
          <w:t>Lake</w:t>
        </w:r>
      </w:ins>
      <w:r>
        <w:t xml:space="preserve"> ).  </w:t>
      </w:r>
      <w:r w:rsidRPr="00513EB7">
        <w:t xml:space="preserve">There were a total of 77 genes that were within 1 kB up- or down-stream of the up-regulated TE.  The median FC of these genes was 1.95, </w:t>
      </w:r>
      <w:r>
        <w:t>so genes near the up-regulated TE were somewhat over-expressed in spherules.</w:t>
      </w:r>
    </w:p>
    <w:p w14:paraId="411BD437" w14:textId="77777777" w:rsidR="00F36A8F" w:rsidRDefault="00F36A8F" w:rsidP="00F36A8F">
      <w:pPr>
        <w:spacing w:line="360" w:lineRule="auto"/>
        <w:rPr>
          <w:rFonts w:ascii="Times" w:hAnsi="Times" w:cs="Calibri"/>
          <w:color w:val="000000"/>
        </w:rPr>
      </w:pPr>
    </w:p>
    <w:p w14:paraId="6BB029B7" w14:textId="51939CD4" w:rsidR="00F36A8F" w:rsidRDefault="00F36A8F" w:rsidP="00B407D8">
      <w:pPr>
        <w:spacing w:line="360" w:lineRule="auto"/>
      </w:pPr>
    </w:p>
    <w:p w14:paraId="10A8198C" w14:textId="77777777" w:rsidR="00116DA9" w:rsidRDefault="00116DA9" w:rsidP="00B407D8">
      <w:pPr>
        <w:spacing w:line="360" w:lineRule="auto"/>
      </w:pPr>
    </w:p>
    <w:p w14:paraId="40FE6E2B" w14:textId="77811C29" w:rsidR="00B407D8" w:rsidRDefault="00664AA6" w:rsidP="00B407D8">
      <w:pPr>
        <w:spacing w:line="360" w:lineRule="auto"/>
      </w:pPr>
      <w:r>
        <w:t xml:space="preserve">4. </w:t>
      </w:r>
      <w:r w:rsidR="00CE0FD6">
        <w:t>Discussion</w:t>
      </w:r>
    </w:p>
    <w:p w14:paraId="6882B543" w14:textId="4E0E117F" w:rsidR="00CE0FD6" w:rsidRDefault="00705455" w:rsidP="00B407D8">
      <w:pPr>
        <w:spacing w:line="360" w:lineRule="auto"/>
      </w:pPr>
      <w:r>
        <w:t xml:space="preserve">The transition from the environmental form to the spherule is required for pathogenic Coccidioides spp.  The morphologic changes are dramatic – the </w:t>
      </w:r>
      <w:r w:rsidR="00DE1B74">
        <w:t xml:space="preserve">organism changes from a mycelium with internal spores to a round structure that </w:t>
      </w:r>
      <w:ins w:id="133" w:author="Theo Kirkland" w:date="2021-01-10T14:05:00Z">
        <w:r w:rsidR="00D76226">
          <w:t xml:space="preserve">enlarges </w:t>
        </w:r>
      </w:ins>
      <w:ins w:id="134" w:author="Theo Kirkland" w:date="2021-01-10T14:11:00Z">
        <w:r w:rsidR="00D76226">
          <w:t xml:space="preserve">circumferentially and </w:t>
        </w:r>
      </w:ins>
      <w:r w:rsidR="00DE1B74">
        <w:t xml:space="preserve">divides internally to form a large number of endospores (Sun, 1979).  These are released and can differentiate into mature spherules.  </w:t>
      </w:r>
      <w:r w:rsidR="00BF35CE">
        <w:t xml:space="preserve">The importance of spherule maturation and spherule release is demonstrated by </w:t>
      </w:r>
      <w:r w:rsidR="00BF35CE">
        <w:t xml:space="preserve">the </w:t>
      </w:r>
      <w:r w:rsidR="00BF35CE">
        <w:t xml:space="preserve">observation that  an engineered chitinase deletion mutant that does not form spherules is </w:t>
      </w:r>
      <w:r w:rsidR="00BF35CE">
        <w:t>avirulen</w:t>
      </w:r>
      <w:r w:rsidR="00BF35CE">
        <w:t xml:space="preserve">t (Xue, Cole, 2009). </w:t>
      </w:r>
      <w:r w:rsidR="005828C6">
        <w:t>For these reasons, understanding the transcription program of spherules as they mature is clearly important for comprehending the biology of this dimorphic fungus.</w:t>
      </w:r>
    </w:p>
    <w:p w14:paraId="7587061A" w14:textId="77777777" w:rsidR="005828C6" w:rsidRDefault="005828C6" w:rsidP="00B407D8">
      <w:pPr>
        <w:spacing w:line="360" w:lineRule="auto"/>
      </w:pPr>
    </w:p>
    <w:p w14:paraId="7137026C" w14:textId="418924F4" w:rsidR="008144D0" w:rsidRDefault="008144D0" w:rsidP="00B407D8">
      <w:pPr>
        <w:spacing w:line="360" w:lineRule="auto"/>
      </w:pPr>
      <w:r>
        <w:t>Our findings in this study confirm previous experiments showing that there are s</w:t>
      </w:r>
      <w:r w:rsidR="00A2023E">
        <w:t xml:space="preserve">ubstantial </w:t>
      </w:r>
      <w:r>
        <w:t xml:space="preserve"> differences </w:t>
      </w:r>
      <w:r w:rsidR="00A2023E">
        <w:t>in</w:t>
      </w:r>
      <w:r>
        <w:t xml:space="preserve"> gene expression in spherules </w:t>
      </w:r>
      <w:r w:rsidR="00A2023E">
        <w:t xml:space="preserve">and </w:t>
      </w:r>
      <w:r>
        <w:t>mycelia ( , ).  Transcriptome studies need to satisfy several basic goals: collecting accurate quantitative data about gene expression, using appropriate tools to analyze the data and compare gene expression in different biological states and using information about relative gene expression to make useful hypotheses about biological functions.  The last goal is difficult to achieve.</w:t>
      </w:r>
    </w:p>
    <w:p w14:paraId="62B4E43D" w14:textId="77777777" w:rsidR="008144D0" w:rsidRDefault="008144D0" w:rsidP="00B407D8">
      <w:pPr>
        <w:spacing w:line="360" w:lineRule="auto"/>
      </w:pPr>
    </w:p>
    <w:p w14:paraId="6F8BDE75" w14:textId="73ED8F7D" w:rsidR="008144D0" w:rsidRPr="00305492" w:rsidRDefault="008144D0" w:rsidP="00B407D8">
      <w:pPr>
        <w:spacing w:line="360" w:lineRule="auto"/>
      </w:pPr>
      <w:r>
        <w:t xml:space="preserve">GO analysis of genes found that were up-regulated in </w:t>
      </w:r>
      <w:r w:rsidR="005828C6">
        <w:t xml:space="preserve">young </w:t>
      </w:r>
      <w:r>
        <w:t xml:space="preserve">spherules </w:t>
      </w:r>
      <w:r w:rsidR="005828C6">
        <w:t xml:space="preserve">compared to mycelia </w:t>
      </w:r>
      <w:r>
        <w:t xml:space="preserve">showed that oxidation/reduction, membrane proteins and transport functions were highly enriched.  </w:t>
      </w:r>
      <w:r w:rsidR="00825C83">
        <w:t>Changes in expression of oxidation</w:t>
      </w:r>
      <w:r w:rsidR="001C164C">
        <w:t>/reductions are to be expected since the atmosphere for mycelial culture is air (</w:t>
      </w:r>
      <w:r w:rsidR="005828C6">
        <w:t>0.4</w:t>
      </w:r>
      <w:r w:rsidR="001C164C">
        <w:t>% CO</w:t>
      </w:r>
      <w:r w:rsidR="001C164C" w:rsidRPr="00FF345A">
        <w:rPr>
          <w:vertAlign w:val="subscript"/>
        </w:rPr>
        <w:t>2</w:t>
      </w:r>
      <w:r w:rsidR="001C164C">
        <w:t xml:space="preserve">) </w:t>
      </w:r>
      <w:r w:rsidR="005828C6">
        <w:t xml:space="preserve">compared to </w:t>
      </w:r>
      <w:r w:rsidR="005828C6">
        <w:t>14% CO</w:t>
      </w:r>
      <w:r w:rsidR="005828C6" w:rsidRPr="00FF345A">
        <w:rPr>
          <w:vertAlign w:val="subscript"/>
        </w:rPr>
        <w:t>2</w:t>
      </w:r>
      <w:r w:rsidR="005828C6">
        <w:t xml:space="preserve"> in</w:t>
      </w:r>
      <w:r w:rsidR="001C164C">
        <w:t xml:space="preserve"> spherule culture </w:t>
      </w:r>
      <w:r w:rsidR="005828C6">
        <w:t>condition</w:t>
      </w:r>
      <w:r w:rsidR="001C164C">
        <w:t xml:space="preserve">s.  </w:t>
      </w:r>
      <w:r>
        <w:t xml:space="preserve">Some of the </w:t>
      </w:r>
      <w:r w:rsidR="005828C6">
        <w:t xml:space="preserve">up-regulated </w:t>
      </w:r>
      <w:r>
        <w:t>transporters were metal ion transporters, including iron and copper transporters One copper transporter was up-regulated seven-fold</w:t>
      </w:r>
      <w:r w:rsidR="005828C6">
        <w:t xml:space="preserve"> </w:t>
      </w:r>
      <w:r>
        <w:t>suggest</w:t>
      </w:r>
      <w:r w:rsidR="005828C6">
        <w:t>ing</w:t>
      </w:r>
      <w:r>
        <w:t xml:space="preserve"> that spherules may have a much higher need for metal ions, especially iron and </w:t>
      </w:r>
      <w:r w:rsidRPr="00E92459">
        <w:t>copper, than hyphae do.</w:t>
      </w:r>
      <w:r w:rsidR="00E92459" w:rsidRPr="00E92459">
        <w:t xml:space="preserve"> </w:t>
      </w:r>
      <w:r w:rsidR="008F1856">
        <w:t xml:space="preserve"> </w:t>
      </w:r>
      <w:r w:rsidR="00305492">
        <w:t>Recent experiments in Paracoccidioides brasiliensis have reported that copper deprivation has a major effect on metabolism  (</w:t>
      </w:r>
      <w:proofErr w:type="spellStart"/>
      <w:r w:rsidR="00305492">
        <w:t>Petito</w:t>
      </w:r>
      <w:proofErr w:type="spellEnd"/>
      <w:r w:rsidR="00305492">
        <w:t xml:space="preserve">).  </w:t>
      </w:r>
      <w:r w:rsidR="008F1856">
        <w:t xml:space="preserve">In addition, a </w:t>
      </w:r>
      <w:r w:rsidR="00E92459" w:rsidRPr="00E92459">
        <w:t xml:space="preserve">comparison of gene expression in C. posadasii </w:t>
      </w:r>
      <w:r w:rsidR="00E92459" w:rsidRPr="00E92459">
        <w:lastRenderedPageBreak/>
        <w:t>spherules and a</w:t>
      </w:r>
      <w:r w:rsidR="005828C6">
        <w:rPr>
          <w:rFonts w:eastAsiaTheme="minorHAnsi"/>
        </w:rPr>
        <w:t xml:space="preserve">n </w:t>
      </w:r>
      <w:r w:rsidR="005828C6">
        <w:t>engineered chitinase deletion</w:t>
      </w:r>
      <w:r w:rsidR="008F1856">
        <w:rPr>
          <w:rFonts w:eastAsiaTheme="minorHAnsi"/>
        </w:rPr>
        <w:t xml:space="preserve"> (</w:t>
      </w:r>
      <w:r w:rsidR="005828C6">
        <w:t>Xue, Cole, 2009</w:t>
      </w:r>
      <w:r w:rsidR="008F1856">
        <w:rPr>
          <w:rFonts w:eastAsiaTheme="minorHAnsi"/>
        </w:rPr>
        <w:t xml:space="preserve">) </w:t>
      </w:r>
      <w:r w:rsidR="00E92459">
        <w:rPr>
          <w:rFonts w:eastAsiaTheme="minorHAnsi"/>
        </w:rPr>
        <w:t xml:space="preserve"> that </w:t>
      </w:r>
      <w:r w:rsidR="003A3770">
        <w:rPr>
          <w:rFonts w:eastAsiaTheme="minorHAnsi"/>
        </w:rPr>
        <w:t>does</w:t>
      </w:r>
      <w:r w:rsidR="00E92459">
        <w:rPr>
          <w:rFonts w:eastAsiaTheme="minorHAnsi"/>
        </w:rPr>
        <w:t xml:space="preserve"> not endosporulate found a major difference was up-regulation of iron </w:t>
      </w:r>
      <w:r w:rsidR="003A3770">
        <w:rPr>
          <w:rFonts w:eastAsiaTheme="minorHAnsi"/>
        </w:rPr>
        <w:t xml:space="preserve">and copper </w:t>
      </w:r>
      <w:r w:rsidR="00E92459">
        <w:rPr>
          <w:rFonts w:eastAsiaTheme="minorHAnsi"/>
        </w:rPr>
        <w:t xml:space="preserve">uptake genes, which is </w:t>
      </w:r>
      <w:r w:rsidR="00736015">
        <w:rPr>
          <w:rFonts w:eastAsiaTheme="minorHAnsi"/>
        </w:rPr>
        <w:t>further evidence for</w:t>
      </w:r>
      <w:r w:rsidR="00E92459">
        <w:rPr>
          <w:rFonts w:eastAsiaTheme="minorHAnsi"/>
        </w:rPr>
        <w:t xml:space="preserve"> the importance of iron </w:t>
      </w:r>
      <w:r w:rsidR="003A3770">
        <w:rPr>
          <w:rFonts w:eastAsiaTheme="minorHAnsi"/>
        </w:rPr>
        <w:t xml:space="preserve">and copper </w:t>
      </w:r>
      <w:r w:rsidR="00E92459">
        <w:rPr>
          <w:rFonts w:eastAsiaTheme="minorHAnsi"/>
        </w:rPr>
        <w:t>uptake for spherule and endospore formation (Mead, 2020).</w:t>
      </w:r>
    </w:p>
    <w:p w14:paraId="37091284" w14:textId="77777777" w:rsidR="00E92459" w:rsidRDefault="00E92459" w:rsidP="00B407D8">
      <w:pPr>
        <w:spacing w:line="360" w:lineRule="auto"/>
      </w:pPr>
    </w:p>
    <w:p w14:paraId="7BB16850" w14:textId="28C0FB9C" w:rsidR="00CE0FD6" w:rsidRDefault="00CE0FD6" w:rsidP="00CE0FD6">
      <w:pPr>
        <w:spacing w:line="360" w:lineRule="auto"/>
        <w:rPr>
          <w:rFonts w:eastAsiaTheme="minorHAnsi"/>
        </w:rPr>
      </w:pPr>
      <w:r>
        <w:rPr>
          <w:rFonts w:eastAsiaTheme="minorHAnsi"/>
        </w:rPr>
        <w:t xml:space="preserve">A cluster of genes including an iron siderophore are induced by iron-deprivation and are required for pathogenicity in Histoplasma capsulatum (Hwang, L).  Five of the six iron-related genes (including the siderophore) have homologs in C. immitis that are up-regulated in </w:t>
      </w:r>
      <w:r w:rsidR="00EE6816">
        <w:rPr>
          <w:rFonts w:eastAsiaTheme="minorHAnsi"/>
        </w:rPr>
        <w:t xml:space="preserve">young </w:t>
      </w:r>
      <w:r>
        <w:rPr>
          <w:rFonts w:eastAsiaTheme="minorHAnsi"/>
        </w:rPr>
        <w:t xml:space="preserve">spherules.  These genes are tightly clustered ( &lt; 25 kB) on contig 1 and have the up-stream regulatory sites for </w:t>
      </w:r>
      <w:r w:rsidR="002956FA">
        <w:rPr>
          <w:rFonts w:eastAsiaTheme="minorHAnsi"/>
        </w:rPr>
        <w:t xml:space="preserve">the </w:t>
      </w:r>
      <w:r w:rsidR="00EB0A88">
        <w:rPr>
          <w:rFonts w:eastAsiaTheme="minorHAnsi"/>
        </w:rPr>
        <w:t xml:space="preserve">GATA transcription factor </w:t>
      </w:r>
      <w:r>
        <w:rPr>
          <w:rFonts w:eastAsiaTheme="minorHAnsi"/>
        </w:rPr>
        <w:t xml:space="preserve">Sre1 that have been identified in identified in H. capsulatum.  </w:t>
      </w:r>
      <w:r w:rsidR="002956FA">
        <w:rPr>
          <w:rFonts w:eastAsiaTheme="minorHAnsi"/>
        </w:rPr>
        <w:t xml:space="preserve">The Blastomyces dermatitidis homolog of Sre1 has been knocked out and the resulting mutant is unable to differentiate from mold to yeast, emphasizing the importance of this transcription factor and iron acquisition in B. dermatitidis yeast formation (Gauthier, 2010).  </w:t>
      </w:r>
      <w:r w:rsidR="00A45362">
        <w:rPr>
          <w:rFonts w:eastAsiaTheme="minorHAnsi"/>
        </w:rPr>
        <w:t>However, t</w:t>
      </w:r>
      <w:r>
        <w:rPr>
          <w:rFonts w:eastAsiaTheme="minorHAnsi"/>
        </w:rPr>
        <w:t xml:space="preserve">he C. immitis homolog of Sre1 (SreP) is </w:t>
      </w:r>
      <w:r w:rsidR="00A45362">
        <w:rPr>
          <w:rFonts w:eastAsiaTheme="minorHAnsi"/>
        </w:rPr>
        <w:t>down</w:t>
      </w:r>
      <w:r>
        <w:rPr>
          <w:rFonts w:eastAsiaTheme="minorHAnsi"/>
        </w:rPr>
        <w:t xml:space="preserve">-regulated in </w:t>
      </w:r>
      <w:r w:rsidR="00EE6816">
        <w:rPr>
          <w:rFonts w:eastAsiaTheme="minorHAnsi"/>
        </w:rPr>
        <w:t xml:space="preserve">young </w:t>
      </w:r>
      <w:r>
        <w:rPr>
          <w:rFonts w:eastAsiaTheme="minorHAnsi"/>
        </w:rPr>
        <w:t xml:space="preserve">spherules.  These results show that the organization of iron-related genes in C. immitis and H. capsulatum is very similar and that the C. immitis iron acquisition genes are up-regulated in spherules.  </w:t>
      </w:r>
    </w:p>
    <w:p w14:paraId="76998C89" w14:textId="20185459" w:rsidR="00CE0FD6" w:rsidRDefault="00CE0FD6" w:rsidP="00B407D8">
      <w:pPr>
        <w:spacing w:line="360" w:lineRule="auto"/>
      </w:pPr>
    </w:p>
    <w:p w14:paraId="6068A14A" w14:textId="5A19B252" w:rsidR="0000297D" w:rsidRDefault="0000297D" w:rsidP="00B407D8">
      <w:pPr>
        <w:spacing w:line="360" w:lineRule="auto"/>
      </w:pPr>
      <w:r>
        <w:t xml:space="preserve">Both differentially expressed genes (both up-regulated and down-regulated in spherules compared to mycelia) were enriched for genes that were only found in Coccidioides spp.  It is not clear whether these genes are important for differentiation to spherules, or are a consequence of spherule differentiation.  The median length of differentially expressed unique genes is </w:t>
      </w:r>
      <w:r w:rsidR="00614CF8">
        <w:t>relatively short (</w:t>
      </w:r>
      <w:r>
        <w:t>147</w:t>
      </w:r>
      <w:r w:rsidR="00614CF8">
        <w:t xml:space="preserve"> amino acids) </w:t>
      </w:r>
      <w:r>
        <w:t xml:space="preserve"> and 14% of them are predicted to be secreted proteins.  The unique genes tend to be  shorter than all the differentially expressed genes and much shorter than all genes.  The function of these genes is unclear, since they have no close homologs.  </w:t>
      </w:r>
    </w:p>
    <w:p w14:paraId="3686CD30" w14:textId="6C7A7ECE" w:rsidR="00D06581" w:rsidRDefault="00D06581" w:rsidP="00B407D8">
      <w:pPr>
        <w:spacing w:line="360" w:lineRule="auto"/>
      </w:pPr>
    </w:p>
    <w:p w14:paraId="6B83BFE5" w14:textId="27D0C1E1" w:rsidR="00D06581" w:rsidRDefault="00D06581" w:rsidP="00D06581">
      <w:pPr>
        <w:spacing w:line="360" w:lineRule="auto"/>
        <w:rPr>
          <w:rFonts w:eastAsiaTheme="minorHAnsi"/>
        </w:rPr>
      </w:pPr>
      <w:r>
        <w:t xml:space="preserve">Many genes that have previously been identified to be up-regulated in spherules have also been found to be up-regulated in this study.  These include SOWgp (Cole, Yu), parasitic phase specific </w:t>
      </w:r>
      <w:r w:rsidRPr="007D2202">
        <w:t>(</w:t>
      </w:r>
      <w:del w:id="135" w:author="Theo Kirkland" w:date="2021-01-09T15:25:00Z">
        <w:r w:rsidRPr="00C20137" w:rsidDel="00C20137">
          <w:rPr>
            <w:rPrChange w:id="136" w:author="Theo Kirkland" w:date="2021-01-09T15:26:00Z">
              <w:rPr/>
            </w:rPrChange>
          </w:rPr>
          <w:delText xml:space="preserve">  , </w:delText>
        </w:r>
      </w:del>
      <w:r w:rsidRPr="00C20137">
        <w:rPr>
          <w:rFonts w:eastAsiaTheme="minorHAnsi"/>
          <w:rPrChange w:id="137" w:author="Theo Kirkland" w:date="2021-01-09T15:26:00Z">
            <w:rPr>
              <w:rFonts w:eastAsiaTheme="minorHAnsi"/>
              <w:sz w:val="15"/>
              <w:szCs w:val="15"/>
            </w:rPr>
          </w:rPrChange>
        </w:rPr>
        <w:t>Delgado N, Hung CY, Tarcha E, Gardner MJ, Cole</w:t>
      </w:r>
      <w:r>
        <w:rPr>
          <w:rFonts w:eastAsiaTheme="minorHAnsi"/>
          <w:sz w:val="15"/>
          <w:szCs w:val="15"/>
        </w:rPr>
        <w:t xml:space="preserve">),  </w:t>
      </w:r>
      <w:r>
        <w:t xml:space="preserve">genes ureidoglycolate hydrolase, urease and </w:t>
      </w:r>
      <w:proofErr w:type="spellStart"/>
      <w:r>
        <w:t>allotoinase</w:t>
      </w:r>
      <w:proofErr w:type="spellEnd"/>
      <w:r>
        <w:t xml:space="preserve"> (Cole).  </w:t>
      </w:r>
      <w:r>
        <w:rPr>
          <w:rFonts w:eastAsiaTheme="minorHAnsi"/>
        </w:rPr>
        <w:t xml:space="preserve">One gene that has been found to be up-regulated in the yeast (or spherule) phase of all dimorphic fungi is 4-hydroxyphenylpyruvate dioxygenase (4-HPPD or </w:t>
      </w:r>
      <w:proofErr w:type="spellStart"/>
      <w:r>
        <w:rPr>
          <w:rFonts w:eastAsiaTheme="minorHAnsi"/>
        </w:rPr>
        <w:lastRenderedPageBreak/>
        <w:t>HpdA</w:t>
      </w:r>
      <w:proofErr w:type="spellEnd"/>
      <w:r>
        <w:rPr>
          <w:rFonts w:eastAsiaTheme="minorHAnsi"/>
        </w:rPr>
        <w:t>) (  ).  This gene  is involved in tyrosine catabolism which plays a role in the synthesis of melanin (Boyce).  Chemical inhibition of 4-HPPD blocks the formation of yeast in P. brasiliensis and deletion of the gene blocks differentiation to yeast in Talaromyces marneffei ( , ).  There are two genes coding for 4-HPPD in C. immitis – one is up-regulated and the other is down-regulated.  Boyce has described a cluster of genes involved in tyrosine catabolism in C. immitis and other pathogenic fungi.  The expression of this cluster of genes is up-regulated when tyrosine is only nitrogen source ( ).  C. immitis spherules are grown in media containing ammonium salts as the primary nitrogen salts and the expression of the genes in this cluster are down-regulated, as would be expected.</w:t>
      </w:r>
    </w:p>
    <w:p w14:paraId="51A2B721" w14:textId="59D56B57" w:rsidR="00D06581" w:rsidRPr="00D06581" w:rsidRDefault="00D06581" w:rsidP="00D06581">
      <w:pPr>
        <w:tabs>
          <w:tab w:val="left" w:pos="1337"/>
        </w:tabs>
      </w:pPr>
    </w:p>
    <w:p w14:paraId="145C5514" w14:textId="29690796" w:rsidR="005D6B53" w:rsidRPr="005D6B53" w:rsidRDefault="005D6B53" w:rsidP="005D6B53">
      <w:pPr>
        <w:spacing w:line="360" w:lineRule="auto"/>
      </w:pPr>
      <w:r w:rsidRPr="005D6B53">
        <w:t xml:space="preserve">In Histoplasma capsulatum four </w:t>
      </w:r>
      <w:r>
        <w:t xml:space="preserve">transcription factors </w:t>
      </w:r>
      <w:r w:rsidRPr="005D6B53">
        <w:t xml:space="preserve"> (ryp1-4) are required for differentiation into yeast (Sil). </w:t>
      </w:r>
      <w:r>
        <w:t xml:space="preserve"> These transcription factors are needed for changes in the transcriptional responses to an increase in temperature that triggers yeast formation (</w:t>
      </w:r>
      <w:proofErr w:type="spellStart"/>
      <w:r>
        <w:t>Beyhan</w:t>
      </w:r>
      <w:proofErr w:type="spellEnd"/>
      <w:r>
        <w:t xml:space="preserve">).  These proteins </w:t>
      </w:r>
      <w:r w:rsidRPr="005D6B53">
        <w:t xml:space="preserve"> Ryp-2 and ryp-4 (FacB) are up-regulated in spherules but the other two </w:t>
      </w:r>
      <w:r>
        <w:t xml:space="preserve">transcription factors </w:t>
      </w:r>
      <w:r w:rsidRPr="005D6B53">
        <w:t>are not</w:t>
      </w:r>
      <w:r>
        <w:t>.</w:t>
      </w:r>
    </w:p>
    <w:p w14:paraId="3DB64405" w14:textId="77777777" w:rsidR="005D6B53" w:rsidRDefault="005D6B53" w:rsidP="00B407D8">
      <w:pPr>
        <w:spacing w:line="360" w:lineRule="auto"/>
      </w:pPr>
    </w:p>
    <w:p w14:paraId="50B25064" w14:textId="67071947" w:rsidR="0000297D" w:rsidRDefault="0000297D" w:rsidP="00B407D8">
      <w:pPr>
        <w:spacing w:line="360" w:lineRule="auto"/>
      </w:pPr>
      <w:r>
        <w:t xml:space="preserve">The </w:t>
      </w:r>
      <w:r w:rsidR="00E06080">
        <w:t xml:space="preserve">group of </w:t>
      </w:r>
      <w:r>
        <w:t xml:space="preserve">genes that were down-regulated in </w:t>
      </w:r>
      <w:r w:rsidR="00795C96">
        <w:t xml:space="preserve">young </w:t>
      </w:r>
      <w:r>
        <w:t xml:space="preserve">spherules were enriched for transcription factors.  The stu1 transcription factor was down-regulated 5-fold in spherules.  This transcription factor has been found to be required for optimal hyphal growth in H. capsulatum (Longo, </w:t>
      </w:r>
      <w:proofErr w:type="spellStart"/>
      <w:r>
        <w:t>Rappleye</w:t>
      </w:r>
      <w:proofErr w:type="spellEnd"/>
      <w:r>
        <w:t xml:space="preserve">), so the difference between expression </w:t>
      </w:r>
      <w:r w:rsidR="00182E9E">
        <w:t xml:space="preserve">of this gene </w:t>
      </w:r>
      <w:r>
        <w:t>in hypha</w:t>
      </w:r>
      <w:r w:rsidR="00182E9E">
        <w:t>l</w:t>
      </w:r>
      <w:r>
        <w:t xml:space="preserve"> and the parasitic form is shared by these two pathogenic, dimorphic fungi.  </w:t>
      </w:r>
      <w:r w:rsidRPr="0000297D">
        <w:t>E</w:t>
      </w:r>
      <w:r w:rsidR="000764D1">
        <w:t>leven</w:t>
      </w:r>
      <w:r w:rsidRPr="0000297D">
        <w:t xml:space="preserve"> of 29 C2H2 type zinc finger domain-encoding proteins were also down-regulated </w:t>
      </w:r>
      <w:r w:rsidR="00E85F59">
        <w:t>more than 1</w:t>
      </w:r>
      <w:del w:id="138" w:author="Theo Kirkland" w:date="2021-01-10T14:14:00Z">
        <w:r w:rsidR="00E85F59" w:rsidRPr="008E3F84" w:rsidDel="008E3F84">
          <w:rPr>
            <w:vertAlign w:val="subscript"/>
            <w:rPrChange w:id="139" w:author="Theo Kirkland" w:date="2021-01-10T14:15:00Z">
              <w:rPr/>
            </w:rPrChange>
          </w:rPr>
          <w:delText>(</w:delText>
        </w:r>
      </w:del>
      <w:r w:rsidR="00E85F59" w:rsidRPr="008E3F84">
        <w:rPr>
          <w:vertAlign w:val="subscript"/>
          <w:rPrChange w:id="140" w:author="Theo Kirkland" w:date="2021-01-10T14:15:00Z">
            <w:rPr/>
          </w:rPrChange>
        </w:rPr>
        <w:t>log2</w:t>
      </w:r>
      <w:del w:id="141" w:author="Theo Kirkland" w:date="2021-01-10T14:15:00Z">
        <w:r w:rsidR="00E85F59" w:rsidDel="008E3F84">
          <w:delText>)</w:delText>
        </w:r>
      </w:del>
      <w:r w:rsidR="00E85F59">
        <w:t xml:space="preserve"> </w:t>
      </w:r>
      <w:r w:rsidRPr="0000297D">
        <w:t xml:space="preserve">and only </w:t>
      </w:r>
      <w:r w:rsidR="000764D1">
        <w:t>four</w:t>
      </w:r>
      <w:r w:rsidRPr="0000297D">
        <w:t xml:space="preserve"> w</w:t>
      </w:r>
      <w:r w:rsidR="000764D1">
        <w:t>ere</w:t>
      </w:r>
      <w:r w:rsidRPr="0000297D">
        <w:t xml:space="preserve"> up-regulated</w:t>
      </w:r>
      <w:r w:rsidR="000764D1">
        <w:t xml:space="preserve"> (Table </w:t>
      </w:r>
      <w:ins w:id="142" w:author="Theo Kirkland" w:date="2021-01-10T14:14:00Z">
        <w:r w:rsidR="008E3F84">
          <w:t>5</w:t>
        </w:r>
      </w:ins>
      <w:del w:id="143" w:author="Theo Kirkland" w:date="2021-01-10T14:14:00Z">
        <w:r w:rsidR="000764D1" w:rsidDel="008E3F84">
          <w:delText>4</w:delText>
        </w:r>
      </w:del>
      <w:r w:rsidR="000764D1">
        <w:t xml:space="preserve">). </w:t>
      </w:r>
      <w:r w:rsidRPr="0000297D">
        <w:t xml:space="preserve">The expression of HLH </w:t>
      </w:r>
      <w:r w:rsidR="00D06581">
        <w:t>transcription factors</w:t>
      </w:r>
      <w:r w:rsidRPr="0000297D">
        <w:t xml:space="preserve"> was also down-regulated.  </w:t>
      </w:r>
      <w:r w:rsidR="00FE18F1">
        <w:t>Both of t</w:t>
      </w:r>
      <w:r w:rsidRPr="0000297D">
        <w:t xml:space="preserve">hese </w:t>
      </w:r>
      <w:r w:rsidR="00D06581">
        <w:t>transcription factors</w:t>
      </w:r>
      <w:r w:rsidRPr="0000297D">
        <w:t xml:space="preserve"> influences growth rate and differentiation in Neurospora </w:t>
      </w:r>
      <w:proofErr w:type="spellStart"/>
      <w:r w:rsidRPr="0000297D">
        <w:t>crassa</w:t>
      </w:r>
      <w:proofErr w:type="spellEnd"/>
      <w:r w:rsidRPr="0000297D">
        <w:t xml:space="preserve"> (Carrillo). </w:t>
      </w:r>
      <w:r w:rsidR="00D06581">
        <w:t>Transcription factors</w:t>
      </w:r>
      <w:r w:rsidRPr="0000297D">
        <w:t xml:space="preserve"> with the </w:t>
      </w:r>
      <w:r w:rsidRPr="0000297D">
        <w:rPr>
          <w:color w:val="000000"/>
        </w:rPr>
        <w:t xml:space="preserve">fungal Zn(2)-Cys(6) binuclear cluster domain, </w:t>
      </w:r>
      <w:r w:rsidRPr="0000297D">
        <w:t>the most common class of zinc finger protein in Coccidioides</w:t>
      </w:r>
      <w:r w:rsidR="001E4EF1">
        <w:t xml:space="preserve"> spp.</w:t>
      </w:r>
      <w:r w:rsidRPr="0000297D">
        <w:t xml:space="preserve">, </w:t>
      </w:r>
      <w:r w:rsidR="00D06581">
        <w:t>are</w:t>
      </w:r>
      <w:r w:rsidRPr="0000297D">
        <w:t xml:space="preserve"> not </w:t>
      </w:r>
      <w:r w:rsidR="000764D1">
        <w:t xml:space="preserve">nearly as </w:t>
      </w:r>
      <w:r w:rsidRPr="0000297D">
        <w:t xml:space="preserve">differentially </w:t>
      </w:r>
      <w:r w:rsidR="00E85F59">
        <w:t>express</w:t>
      </w:r>
      <w:r w:rsidRPr="0000297D">
        <w:t>ed.</w:t>
      </w:r>
    </w:p>
    <w:p w14:paraId="15BD2F4D" w14:textId="2969EF3B" w:rsidR="00795C96" w:rsidRDefault="00795C96" w:rsidP="00B407D8">
      <w:pPr>
        <w:spacing w:line="360" w:lineRule="auto"/>
      </w:pPr>
    </w:p>
    <w:p w14:paraId="033A0474" w14:textId="6BBF9678" w:rsidR="00E45617" w:rsidRDefault="005144FA" w:rsidP="00B407D8">
      <w:pPr>
        <w:spacing w:line="360" w:lineRule="auto"/>
      </w:pPr>
      <w:r>
        <w:t>The most revealing result from the analysis of m</w:t>
      </w:r>
      <w:r w:rsidR="00E45617">
        <w:t>ature</w:t>
      </w:r>
      <w:r>
        <w:t xml:space="preserve"> spherules is that almost all the up-regulated genes in young spherules remain up-regulated.  This suggests that this group of genes may be required for life i</w:t>
      </w:r>
      <w:del w:id="144" w:author="Theo Kirkland" w:date="2021-01-10T14:16:00Z">
        <w:r w:rsidDel="008E3F84">
          <w:delText>n</w:delText>
        </w:r>
      </w:del>
      <w:r>
        <w:t xml:space="preserve">n the spherule phase; examining the transcriptome of spherules of intermediate maturities would address this question.  Analysis of spherules at earlier times in </w:t>
      </w:r>
      <w:r>
        <w:lastRenderedPageBreak/>
        <w:t>development than day 2 might shed light on genes that are involved in the initial steps in differentiation into spherules.</w:t>
      </w:r>
    </w:p>
    <w:p w14:paraId="2FFC724E" w14:textId="77777777" w:rsidR="00E117DA" w:rsidRDefault="00E117DA" w:rsidP="00B407D8">
      <w:pPr>
        <w:spacing w:line="360" w:lineRule="auto"/>
      </w:pPr>
    </w:p>
    <w:p w14:paraId="4E1CF945" w14:textId="4618E1B2" w:rsidR="00FE6358" w:rsidRPr="00FF345A" w:rsidRDefault="00E117DA" w:rsidP="00FF345A">
      <w:pPr>
        <w:spacing w:line="360" w:lineRule="auto"/>
        <w:rPr>
          <w:color w:val="000000"/>
        </w:rPr>
      </w:pPr>
      <w:r w:rsidRPr="00FE6358">
        <w:t>Comparison of  young versus mature spherules found a small number of differentially expressed genes</w:t>
      </w:r>
      <w:r w:rsidR="00FE6358" w:rsidRPr="00FF345A">
        <w:t xml:space="preserve"> but several of them are interesting.  A homolog of HSP31 is the most highly up-regulated suggesting that mature spherules may be responding to stress in a different way than young spherules.  An </w:t>
      </w:r>
      <w:r w:rsidR="00FE6358" w:rsidRPr="00FF345A">
        <w:t xml:space="preserve">FK506-binding protein </w:t>
      </w:r>
      <w:r w:rsidR="00FE6358" w:rsidRPr="00FF345A">
        <w:t xml:space="preserve">is also up-regulated.  </w:t>
      </w:r>
      <w:r w:rsidR="00FE6358" w:rsidRPr="00FF345A">
        <w:rPr>
          <w:rFonts w:eastAsiaTheme="minorHAnsi"/>
        </w:rPr>
        <w:t xml:space="preserve">This enzyme is of interest since the calcineurin inhibitor Cyclosporin A inhibits the growth of C. immitis in vitro and in vivo (Kirkland).  Other have found that calcineurin plays a critical role in the growth and pathogenicity of other fungi (Steinbach, Perfect).  </w:t>
      </w:r>
      <w:r w:rsidR="00FE6358">
        <w:rPr>
          <w:rFonts w:eastAsiaTheme="minorHAnsi"/>
        </w:rPr>
        <w:t xml:space="preserve">The up-regulation of </w:t>
      </w:r>
      <w:r w:rsidR="00FE6358" w:rsidRPr="00FF345A">
        <w:rPr>
          <w:color w:val="000000"/>
        </w:rPr>
        <w:t xml:space="preserve">alpha-amylase </w:t>
      </w:r>
      <w:proofErr w:type="spellStart"/>
      <w:r w:rsidR="00FE6358" w:rsidRPr="00FF345A">
        <w:rPr>
          <w:color w:val="000000"/>
        </w:rPr>
        <w:t>AmyA</w:t>
      </w:r>
      <w:proofErr w:type="spellEnd"/>
      <w:r w:rsidR="00FE6358">
        <w:rPr>
          <w:color w:val="000000"/>
        </w:rPr>
        <w:t xml:space="preserve"> is of interest because this protein is required for pathogenicity in Histoplasma capsulatum (Goldman).  Tyrosinase, a gene that is crucial in melanin metabolism, is the most down-regulated.</w:t>
      </w:r>
    </w:p>
    <w:p w14:paraId="7B65A91F" w14:textId="2E0EFE89" w:rsidR="00E45617" w:rsidRDefault="00E45617" w:rsidP="00B407D8">
      <w:pPr>
        <w:spacing w:line="360" w:lineRule="auto"/>
        <w:rPr>
          <w:rFonts w:eastAsiaTheme="minorHAnsi"/>
        </w:rPr>
      </w:pPr>
    </w:p>
    <w:p w14:paraId="25D0D60C" w14:textId="77777777" w:rsidR="00FB7100" w:rsidRDefault="00FB7100" w:rsidP="00FB7100">
      <w:pPr>
        <w:spacing w:line="360" w:lineRule="auto"/>
      </w:pPr>
      <w:r>
        <w:t>We used culture in Converse media to obtain spherules but culture at 37</w:t>
      </w:r>
      <w:r w:rsidRPr="009F5798">
        <w:t>- 42</w:t>
      </w:r>
      <w:r w:rsidRPr="000B24CC">
        <w:t xml:space="preserve"> °C and 5-20% CO</w:t>
      </w:r>
      <w:r w:rsidRPr="008E3F84">
        <w:rPr>
          <w:vertAlign w:val="subscript"/>
          <w:rPrChange w:id="145" w:author="Theo Kirkland" w:date="2021-01-10T14:17:00Z">
            <w:rPr/>
          </w:rPrChange>
        </w:rPr>
        <w:t>2</w:t>
      </w:r>
      <w:r w:rsidRPr="000B24CC">
        <w:t xml:space="preserve"> in RPMI with 10% fetal calf serum is an alternative </w:t>
      </w:r>
      <w:r>
        <w:t xml:space="preserve">method and is more similar to mammalian conditions </w:t>
      </w:r>
      <w:r w:rsidRPr="000B24CC">
        <w:t>(Mead,</w:t>
      </w:r>
      <w:r>
        <w:rPr>
          <w:vertAlign w:val="subscript"/>
        </w:rPr>
        <w:t xml:space="preserve"> </w:t>
      </w:r>
      <w:r>
        <w:t>Barker).  Transcriptional analysis of spherules in those conditions would be interesting but that has not been reported.</w:t>
      </w:r>
    </w:p>
    <w:p w14:paraId="1047994D" w14:textId="77777777" w:rsidR="00FB7100" w:rsidRDefault="00FB7100" w:rsidP="00B407D8">
      <w:pPr>
        <w:spacing w:line="360" w:lineRule="auto"/>
        <w:rPr>
          <w:rFonts w:eastAsiaTheme="minorHAnsi"/>
        </w:rPr>
      </w:pPr>
    </w:p>
    <w:p w14:paraId="5D709F20" w14:textId="1387AD8F" w:rsidR="0009286B" w:rsidRDefault="0009286B" w:rsidP="00B407D8">
      <w:pPr>
        <w:spacing w:line="360" w:lineRule="auto"/>
        <w:rPr>
          <w:rFonts w:eastAsiaTheme="minorHAnsi"/>
        </w:rPr>
      </w:pPr>
      <w:r>
        <w:rPr>
          <w:rFonts w:eastAsiaTheme="minorHAnsi"/>
        </w:rPr>
        <w:t xml:space="preserve">The major conclusions of the analysis of the expression of predicted TE genes are that  a relatively small fraction </w:t>
      </w:r>
      <w:r>
        <w:rPr>
          <w:rFonts w:eastAsiaTheme="minorHAnsi"/>
        </w:rPr>
        <w:t>(27%)</w:t>
      </w:r>
      <w:r>
        <w:rPr>
          <w:rFonts w:eastAsiaTheme="minorHAnsi"/>
        </w:rPr>
        <w:t xml:space="preserve"> of them are expressed.  65% of those are up-regulated in spherules and 0.4% are down-regulated.  A previous proteomic study has reported </w:t>
      </w:r>
      <w:r w:rsidR="001547DB">
        <w:rPr>
          <w:rFonts w:eastAsiaTheme="minorHAnsi"/>
        </w:rPr>
        <w:t>that gag proteins are expressed by C. posadasii (Lake).  The significance of up-regulation of TE expression is unclear.</w:t>
      </w:r>
    </w:p>
    <w:p w14:paraId="26964A9D" w14:textId="77777777" w:rsidR="009F5798" w:rsidRDefault="009F5798" w:rsidP="00B407D8">
      <w:pPr>
        <w:spacing w:line="360" w:lineRule="auto"/>
      </w:pPr>
    </w:p>
    <w:p w14:paraId="3E6ABE85" w14:textId="6466EC47" w:rsidR="00A47470" w:rsidRDefault="00A47470" w:rsidP="00A47470">
      <w:pPr>
        <w:spacing w:line="360" w:lineRule="auto"/>
      </w:pPr>
      <w:r>
        <w:t xml:space="preserve">Although many of the differentially expressed genes were found in both this study and the </w:t>
      </w:r>
      <w:r w:rsidR="00E45617">
        <w:t xml:space="preserve">previous </w:t>
      </w:r>
      <w:r>
        <w:t xml:space="preserve">microarray study there were some important differences.  The published analysis of the microarray study did not include the preferential expression of unique genes or the differences in length that the current study does.  </w:t>
      </w:r>
      <w:r w:rsidR="00E45617">
        <w:t xml:space="preserve">The up-regulation of iron and copper transporters was not appreciated.  </w:t>
      </w:r>
      <w:r>
        <w:t xml:space="preserve">The association of differentially expressed genes with the cell membrane was also </w:t>
      </w:r>
      <w:r>
        <w:lastRenderedPageBreak/>
        <w:t>not seen.</w:t>
      </w:r>
      <w:del w:id="146" w:author="Theo Kirkland" w:date="2021-01-10T14:18:00Z">
        <w:r w:rsidR="00E45617" w:rsidDel="008E3F84">
          <w:delText xml:space="preserve"> </w:delText>
        </w:r>
      </w:del>
      <w:r w:rsidR="00E45617">
        <w:t xml:space="preserve"> </w:t>
      </w:r>
      <w:del w:id="147" w:author="Theo Kirkland" w:date="2021-01-10T14:18:00Z">
        <w:r w:rsidR="00E45617" w:rsidDel="008E3F84">
          <w:delText>The down-regulation of genes coding for transcription factors was not appreciated.</w:delText>
        </w:r>
      </w:del>
      <w:r w:rsidR="00E45617">
        <w:t xml:space="preserve"> </w:t>
      </w:r>
      <w:r>
        <w:t>The relative expression of TE was not evaluated in the microarray study.</w:t>
      </w:r>
      <w:r w:rsidR="00E45617">
        <w:t xml:space="preserve">  All in all, this re-appraisal of the RNA using </w:t>
      </w:r>
      <w:proofErr w:type="spellStart"/>
      <w:r w:rsidR="00E45617">
        <w:t>RNAseq</w:t>
      </w:r>
      <w:proofErr w:type="spellEnd"/>
      <w:r w:rsidR="00E45617">
        <w:t xml:space="preserve"> and more sophisticated analysis </w:t>
      </w:r>
      <w:r w:rsidR="001547DB">
        <w:t>ha</w:t>
      </w:r>
      <w:r w:rsidR="00E45617">
        <w:t xml:space="preserve">s </w:t>
      </w:r>
      <w:r w:rsidR="001547DB">
        <w:t xml:space="preserve">been </w:t>
      </w:r>
      <w:r w:rsidR="00E45617">
        <w:t>worthwhile.</w:t>
      </w:r>
    </w:p>
    <w:p w14:paraId="5D9B3664" w14:textId="26828926" w:rsidR="00795C96" w:rsidRDefault="00795C96" w:rsidP="00B407D8">
      <w:pPr>
        <w:spacing w:line="360" w:lineRule="auto"/>
      </w:pPr>
    </w:p>
    <w:p w14:paraId="7B51A43D" w14:textId="77777777" w:rsidR="0000297D" w:rsidRDefault="0000297D" w:rsidP="00B407D8">
      <w:pPr>
        <w:spacing w:line="360" w:lineRule="auto"/>
      </w:pPr>
    </w:p>
    <w:sectPr w:rsidR="0000297D" w:rsidSect="0077340D">
      <w:head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Theo Kirkland" w:date="2020-12-17T13:34:00Z" w:initials="TK">
    <w:p w14:paraId="36B467FB" w14:textId="351D84E0" w:rsidR="0035573A" w:rsidRDefault="0035573A">
      <w:pPr>
        <w:pStyle w:val="CommentText"/>
      </w:pPr>
      <w:r>
        <w:rPr>
          <w:rStyle w:val="CommentReference"/>
        </w:rPr>
        <w:annotationRef/>
      </w:r>
      <w:r>
        <w:t>This study was done before the whole genomic sequence was available and used very questionable probes.  It correlated very poorly with our microarray study – I’m inclined to discount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B467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5DCDF" w16cex:dateUtc="2020-12-17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B467FB" w16cid:durableId="2385DC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45D6EF" w14:textId="77777777" w:rsidR="00983A3E" w:rsidRDefault="00983A3E" w:rsidP="00591369">
      <w:r>
        <w:separator/>
      </w:r>
    </w:p>
  </w:endnote>
  <w:endnote w:type="continuationSeparator" w:id="0">
    <w:p w14:paraId="308D2E55" w14:textId="77777777" w:rsidR="00983A3E" w:rsidRDefault="00983A3E" w:rsidP="00591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M"/>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7E6957" w14:textId="77777777" w:rsidR="00983A3E" w:rsidRDefault="00983A3E" w:rsidP="00591369">
      <w:r>
        <w:separator/>
      </w:r>
    </w:p>
  </w:footnote>
  <w:footnote w:type="continuationSeparator" w:id="0">
    <w:p w14:paraId="4FBB8B9C" w14:textId="77777777" w:rsidR="00983A3E" w:rsidRDefault="00983A3E" w:rsidP="005913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5FB9C" w14:textId="77777777" w:rsidR="00591369" w:rsidRDefault="00591369" w:rsidP="00591369">
    <w:pPr>
      <w:spacing w:line="360" w:lineRule="auto"/>
    </w:pPr>
  </w:p>
  <w:p w14:paraId="17F26432" w14:textId="77777777" w:rsidR="00591369" w:rsidRDefault="00591369" w:rsidP="00591369">
    <w:pPr>
      <w:spacing w:line="360" w:lineRule="auto"/>
    </w:pPr>
  </w:p>
  <w:p w14:paraId="51410C0D" w14:textId="77777777" w:rsidR="00591369" w:rsidRDefault="00591369">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eo Kirkland">
    <w15:presenceInfo w15:providerId="Windows Live" w15:userId="f9ce9bfb3539b2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1"/>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73A"/>
    <w:rsid w:val="0000297D"/>
    <w:rsid w:val="000222CF"/>
    <w:rsid w:val="000764D1"/>
    <w:rsid w:val="000839B1"/>
    <w:rsid w:val="0009286B"/>
    <w:rsid w:val="000D173D"/>
    <w:rsid w:val="000E4F90"/>
    <w:rsid w:val="001019BA"/>
    <w:rsid w:val="00116DA9"/>
    <w:rsid w:val="00133959"/>
    <w:rsid w:val="001513A2"/>
    <w:rsid w:val="00153F55"/>
    <w:rsid w:val="001547DB"/>
    <w:rsid w:val="00182E9E"/>
    <w:rsid w:val="00183525"/>
    <w:rsid w:val="001B039A"/>
    <w:rsid w:val="001C164C"/>
    <w:rsid w:val="001D1C0D"/>
    <w:rsid w:val="001E2807"/>
    <w:rsid w:val="001E4EF1"/>
    <w:rsid w:val="0022415E"/>
    <w:rsid w:val="00225A7F"/>
    <w:rsid w:val="00227547"/>
    <w:rsid w:val="00255975"/>
    <w:rsid w:val="002603BD"/>
    <w:rsid w:val="00262349"/>
    <w:rsid w:val="0027025F"/>
    <w:rsid w:val="002910B9"/>
    <w:rsid w:val="00293A2E"/>
    <w:rsid w:val="002956FA"/>
    <w:rsid w:val="002B156E"/>
    <w:rsid w:val="002B2278"/>
    <w:rsid w:val="002E38EE"/>
    <w:rsid w:val="002F00D8"/>
    <w:rsid w:val="00305492"/>
    <w:rsid w:val="00307B1B"/>
    <w:rsid w:val="00313946"/>
    <w:rsid w:val="00327BEA"/>
    <w:rsid w:val="00352F79"/>
    <w:rsid w:val="00354489"/>
    <w:rsid w:val="00354A79"/>
    <w:rsid w:val="0035573A"/>
    <w:rsid w:val="00362BF9"/>
    <w:rsid w:val="003A3770"/>
    <w:rsid w:val="003B04DC"/>
    <w:rsid w:val="003C2697"/>
    <w:rsid w:val="003D2C78"/>
    <w:rsid w:val="003D5B90"/>
    <w:rsid w:val="00431231"/>
    <w:rsid w:val="00455FAB"/>
    <w:rsid w:val="00457B31"/>
    <w:rsid w:val="00466945"/>
    <w:rsid w:val="00472A96"/>
    <w:rsid w:val="00477C2E"/>
    <w:rsid w:val="004C3285"/>
    <w:rsid w:val="004D158E"/>
    <w:rsid w:val="004D7C04"/>
    <w:rsid w:val="004F4C25"/>
    <w:rsid w:val="0051136E"/>
    <w:rsid w:val="005144FA"/>
    <w:rsid w:val="005159D6"/>
    <w:rsid w:val="00541053"/>
    <w:rsid w:val="00545212"/>
    <w:rsid w:val="00554ED5"/>
    <w:rsid w:val="00562277"/>
    <w:rsid w:val="0056237B"/>
    <w:rsid w:val="00562EA8"/>
    <w:rsid w:val="00577CDF"/>
    <w:rsid w:val="005818CE"/>
    <w:rsid w:val="005828C6"/>
    <w:rsid w:val="00583805"/>
    <w:rsid w:val="00591369"/>
    <w:rsid w:val="00591381"/>
    <w:rsid w:val="00592A2F"/>
    <w:rsid w:val="005A0C57"/>
    <w:rsid w:val="005A3081"/>
    <w:rsid w:val="005A6CD8"/>
    <w:rsid w:val="005C4D99"/>
    <w:rsid w:val="005C5938"/>
    <w:rsid w:val="005D6B53"/>
    <w:rsid w:val="005D6FA7"/>
    <w:rsid w:val="00600A03"/>
    <w:rsid w:val="0061446E"/>
    <w:rsid w:val="00614CF8"/>
    <w:rsid w:val="006244D5"/>
    <w:rsid w:val="00641A18"/>
    <w:rsid w:val="0064322E"/>
    <w:rsid w:val="00653D35"/>
    <w:rsid w:val="006640CE"/>
    <w:rsid w:val="006647CE"/>
    <w:rsid w:val="00664AA6"/>
    <w:rsid w:val="0066550B"/>
    <w:rsid w:val="00672FA3"/>
    <w:rsid w:val="006761DF"/>
    <w:rsid w:val="006820A5"/>
    <w:rsid w:val="0068402C"/>
    <w:rsid w:val="00685AE5"/>
    <w:rsid w:val="00695FD6"/>
    <w:rsid w:val="006C06FE"/>
    <w:rsid w:val="006E4D84"/>
    <w:rsid w:val="006F4653"/>
    <w:rsid w:val="00705455"/>
    <w:rsid w:val="007157CD"/>
    <w:rsid w:val="00727FBF"/>
    <w:rsid w:val="00733423"/>
    <w:rsid w:val="00736015"/>
    <w:rsid w:val="0074721B"/>
    <w:rsid w:val="007729B2"/>
    <w:rsid w:val="0077340D"/>
    <w:rsid w:val="007757C1"/>
    <w:rsid w:val="007860BD"/>
    <w:rsid w:val="00795C96"/>
    <w:rsid w:val="007B223C"/>
    <w:rsid w:val="007D2AF7"/>
    <w:rsid w:val="007E018B"/>
    <w:rsid w:val="007E7F93"/>
    <w:rsid w:val="00811A33"/>
    <w:rsid w:val="008144D0"/>
    <w:rsid w:val="00825C83"/>
    <w:rsid w:val="008641EB"/>
    <w:rsid w:val="008737BE"/>
    <w:rsid w:val="00877983"/>
    <w:rsid w:val="00877D5D"/>
    <w:rsid w:val="008E3F84"/>
    <w:rsid w:val="008E563E"/>
    <w:rsid w:val="008F1856"/>
    <w:rsid w:val="008F6706"/>
    <w:rsid w:val="00917A6D"/>
    <w:rsid w:val="009216A7"/>
    <w:rsid w:val="00940A1E"/>
    <w:rsid w:val="00954600"/>
    <w:rsid w:val="009577D9"/>
    <w:rsid w:val="0096623B"/>
    <w:rsid w:val="00983A3E"/>
    <w:rsid w:val="00993E04"/>
    <w:rsid w:val="009A4091"/>
    <w:rsid w:val="009A4872"/>
    <w:rsid w:val="009C5024"/>
    <w:rsid w:val="009D0012"/>
    <w:rsid w:val="009D2136"/>
    <w:rsid w:val="009D72BD"/>
    <w:rsid w:val="009E1D7A"/>
    <w:rsid w:val="009F193B"/>
    <w:rsid w:val="009F5798"/>
    <w:rsid w:val="00A0472B"/>
    <w:rsid w:val="00A07A3E"/>
    <w:rsid w:val="00A10F7F"/>
    <w:rsid w:val="00A2023E"/>
    <w:rsid w:val="00A45362"/>
    <w:rsid w:val="00A47470"/>
    <w:rsid w:val="00A65D67"/>
    <w:rsid w:val="00A7141D"/>
    <w:rsid w:val="00A77F5A"/>
    <w:rsid w:val="00AA2CB0"/>
    <w:rsid w:val="00AC3013"/>
    <w:rsid w:val="00AE51AD"/>
    <w:rsid w:val="00AF509E"/>
    <w:rsid w:val="00B120BD"/>
    <w:rsid w:val="00B177C5"/>
    <w:rsid w:val="00B2525A"/>
    <w:rsid w:val="00B407D8"/>
    <w:rsid w:val="00B71A3E"/>
    <w:rsid w:val="00B85ED0"/>
    <w:rsid w:val="00B9113F"/>
    <w:rsid w:val="00B91C8B"/>
    <w:rsid w:val="00BA55EA"/>
    <w:rsid w:val="00BE1BF2"/>
    <w:rsid w:val="00BE6F97"/>
    <w:rsid w:val="00BF35CE"/>
    <w:rsid w:val="00C027FF"/>
    <w:rsid w:val="00C20137"/>
    <w:rsid w:val="00C229CB"/>
    <w:rsid w:val="00C3015F"/>
    <w:rsid w:val="00C437B8"/>
    <w:rsid w:val="00C53BE6"/>
    <w:rsid w:val="00C57774"/>
    <w:rsid w:val="00C62820"/>
    <w:rsid w:val="00C638D6"/>
    <w:rsid w:val="00C706E9"/>
    <w:rsid w:val="00CA701E"/>
    <w:rsid w:val="00CA73F5"/>
    <w:rsid w:val="00CB48DA"/>
    <w:rsid w:val="00CB4952"/>
    <w:rsid w:val="00CC1C23"/>
    <w:rsid w:val="00CC7AB8"/>
    <w:rsid w:val="00CD076E"/>
    <w:rsid w:val="00CD3191"/>
    <w:rsid w:val="00CE0FD6"/>
    <w:rsid w:val="00CE14A5"/>
    <w:rsid w:val="00CF6C7C"/>
    <w:rsid w:val="00CF72C8"/>
    <w:rsid w:val="00D03BCA"/>
    <w:rsid w:val="00D055CF"/>
    <w:rsid w:val="00D06581"/>
    <w:rsid w:val="00D11E8D"/>
    <w:rsid w:val="00D13FD7"/>
    <w:rsid w:val="00D16F7A"/>
    <w:rsid w:val="00D24BE7"/>
    <w:rsid w:val="00D31C33"/>
    <w:rsid w:val="00D403D1"/>
    <w:rsid w:val="00D572A1"/>
    <w:rsid w:val="00D643D1"/>
    <w:rsid w:val="00D76226"/>
    <w:rsid w:val="00D82ECA"/>
    <w:rsid w:val="00D84EDA"/>
    <w:rsid w:val="00D92B7D"/>
    <w:rsid w:val="00DB2034"/>
    <w:rsid w:val="00DD0A51"/>
    <w:rsid w:val="00DD2974"/>
    <w:rsid w:val="00DE1B74"/>
    <w:rsid w:val="00DE792E"/>
    <w:rsid w:val="00DF34FD"/>
    <w:rsid w:val="00DF3BDF"/>
    <w:rsid w:val="00DF7218"/>
    <w:rsid w:val="00E06080"/>
    <w:rsid w:val="00E117DA"/>
    <w:rsid w:val="00E302C5"/>
    <w:rsid w:val="00E45013"/>
    <w:rsid w:val="00E45617"/>
    <w:rsid w:val="00E56549"/>
    <w:rsid w:val="00E60EAD"/>
    <w:rsid w:val="00E64012"/>
    <w:rsid w:val="00E73837"/>
    <w:rsid w:val="00E85F59"/>
    <w:rsid w:val="00E92459"/>
    <w:rsid w:val="00E96F95"/>
    <w:rsid w:val="00EB0A88"/>
    <w:rsid w:val="00EC002F"/>
    <w:rsid w:val="00EC3E97"/>
    <w:rsid w:val="00EC7DC8"/>
    <w:rsid w:val="00ED0363"/>
    <w:rsid w:val="00ED2E98"/>
    <w:rsid w:val="00EE6816"/>
    <w:rsid w:val="00EF28EF"/>
    <w:rsid w:val="00EF3CAE"/>
    <w:rsid w:val="00F05897"/>
    <w:rsid w:val="00F36A8F"/>
    <w:rsid w:val="00F43D60"/>
    <w:rsid w:val="00F539CE"/>
    <w:rsid w:val="00F579F1"/>
    <w:rsid w:val="00F61608"/>
    <w:rsid w:val="00F71179"/>
    <w:rsid w:val="00F71763"/>
    <w:rsid w:val="00F73204"/>
    <w:rsid w:val="00FA2222"/>
    <w:rsid w:val="00FB0892"/>
    <w:rsid w:val="00FB7100"/>
    <w:rsid w:val="00FC3914"/>
    <w:rsid w:val="00FE1839"/>
    <w:rsid w:val="00FE18F1"/>
    <w:rsid w:val="00FE43D2"/>
    <w:rsid w:val="00FE6358"/>
    <w:rsid w:val="00FF345A"/>
    <w:rsid w:val="00FF7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D5CC0A"/>
  <w15:chartTrackingRefBased/>
  <w15:docId w15:val="{75805E0A-C156-5B40-B278-D56B0E4EF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358"/>
    <w:rPr>
      <w:rFonts w:ascii="Times New Roman" w:eastAsia="Times New Roman" w:hAnsi="Times New Roman" w:cs="Times New Roman"/>
    </w:rPr>
  </w:style>
  <w:style w:type="paragraph" w:styleId="Heading3">
    <w:name w:val="heading 3"/>
    <w:basedOn w:val="Normal"/>
    <w:link w:val="Heading3Char"/>
    <w:uiPriority w:val="9"/>
    <w:qFormat/>
    <w:rsid w:val="009D2136"/>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573A"/>
    <w:rPr>
      <w:rFonts w:eastAsiaTheme="minorHAnsi"/>
      <w:sz w:val="18"/>
      <w:szCs w:val="18"/>
    </w:rPr>
  </w:style>
  <w:style w:type="character" w:customStyle="1" w:styleId="BalloonTextChar">
    <w:name w:val="Balloon Text Char"/>
    <w:basedOn w:val="DefaultParagraphFont"/>
    <w:link w:val="BalloonText"/>
    <w:uiPriority w:val="99"/>
    <w:semiHidden/>
    <w:rsid w:val="0035573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573A"/>
    <w:rPr>
      <w:sz w:val="16"/>
      <w:szCs w:val="16"/>
    </w:rPr>
  </w:style>
  <w:style w:type="paragraph" w:styleId="CommentText">
    <w:name w:val="annotation text"/>
    <w:basedOn w:val="Normal"/>
    <w:link w:val="CommentTextChar"/>
    <w:uiPriority w:val="99"/>
    <w:semiHidden/>
    <w:unhideWhenUsed/>
    <w:rsid w:val="0035573A"/>
    <w:rPr>
      <w:sz w:val="20"/>
      <w:szCs w:val="20"/>
    </w:rPr>
  </w:style>
  <w:style w:type="character" w:customStyle="1" w:styleId="CommentTextChar">
    <w:name w:val="Comment Text Char"/>
    <w:basedOn w:val="DefaultParagraphFont"/>
    <w:link w:val="CommentText"/>
    <w:uiPriority w:val="99"/>
    <w:semiHidden/>
    <w:rsid w:val="0035573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5573A"/>
    <w:rPr>
      <w:b/>
      <w:bCs/>
    </w:rPr>
  </w:style>
  <w:style w:type="character" w:customStyle="1" w:styleId="CommentSubjectChar">
    <w:name w:val="Comment Subject Char"/>
    <w:basedOn w:val="CommentTextChar"/>
    <w:link w:val="CommentSubject"/>
    <w:uiPriority w:val="99"/>
    <w:semiHidden/>
    <w:rsid w:val="0035573A"/>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591369"/>
    <w:pPr>
      <w:tabs>
        <w:tab w:val="center" w:pos="4680"/>
        <w:tab w:val="right" w:pos="9360"/>
      </w:tabs>
    </w:pPr>
  </w:style>
  <w:style w:type="character" w:customStyle="1" w:styleId="HeaderChar">
    <w:name w:val="Header Char"/>
    <w:basedOn w:val="DefaultParagraphFont"/>
    <w:link w:val="Header"/>
    <w:uiPriority w:val="99"/>
    <w:rsid w:val="00591369"/>
    <w:rPr>
      <w:rFonts w:ascii="Times New Roman" w:eastAsia="Times New Roman" w:hAnsi="Times New Roman" w:cs="Times New Roman"/>
    </w:rPr>
  </w:style>
  <w:style w:type="paragraph" w:styleId="Footer">
    <w:name w:val="footer"/>
    <w:basedOn w:val="Normal"/>
    <w:link w:val="FooterChar"/>
    <w:uiPriority w:val="99"/>
    <w:unhideWhenUsed/>
    <w:rsid w:val="00591369"/>
    <w:pPr>
      <w:tabs>
        <w:tab w:val="center" w:pos="4680"/>
        <w:tab w:val="right" w:pos="9360"/>
      </w:tabs>
    </w:pPr>
  </w:style>
  <w:style w:type="character" w:customStyle="1" w:styleId="FooterChar">
    <w:name w:val="Footer Char"/>
    <w:basedOn w:val="DefaultParagraphFont"/>
    <w:link w:val="Footer"/>
    <w:uiPriority w:val="99"/>
    <w:rsid w:val="00591369"/>
    <w:rPr>
      <w:rFonts w:ascii="Times New Roman" w:eastAsia="Times New Roman" w:hAnsi="Times New Roman" w:cs="Times New Roman"/>
    </w:rPr>
  </w:style>
  <w:style w:type="character" w:styleId="Hyperlink">
    <w:name w:val="Hyperlink"/>
    <w:basedOn w:val="DefaultParagraphFont"/>
    <w:uiPriority w:val="99"/>
    <w:unhideWhenUsed/>
    <w:rsid w:val="009D2136"/>
    <w:rPr>
      <w:color w:val="0563C1" w:themeColor="hyperlink"/>
      <w:u w:val="single"/>
    </w:rPr>
  </w:style>
  <w:style w:type="character" w:styleId="UnresolvedMention">
    <w:name w:val="Unresolved Mention"/>
    <w:basedOn w:val="DefaultParagraphFont"/>
    <w:uiPriority w:val="99"/>
    <w:semiHidden/>
    <w:unhideWhenUsed/>
    <w:rsid w:val="009D2136"/>
    <w:rPr>
      <w:color w:val="605E5C"/>
      <w:shd w:val="clear" w:color="auto" w:fill="E1DFDD"/>
    </w:rPr>
  </w:style>
  <w:style w:type="character" w:customStyle="1" w:styleId="Heading3Char">
    <w:name w:val="Heading 3 Char"/>
    <w:basedOn w:val="DefaultParagraphFont"/>
    <w:link w:val="Heading3"/>
    <w:uiPriority w:val="9"/>
    <w:rsid w:val="009D2136"/>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9D2136"/>
    <w:rPr>
      <w:color w:val="954F72" w:themeColor="followedHyperlink"/>
      <w:u w:val="single"/>
    </w:rPr>
  </w:style>
  <w:style w:type="paragraph" w:styleId="NoSpacing">
    <w:name w:val="No Spacing"/>
    <w:uiPriority w:val="1"/>
    <w:qFormat/>
    <w:rsid w:val="005A0C57"/>
    <w:rPr>
      <w:rFonts w:ascii="Times New Roman" w:eastAsia="Times New Roman" w:hAnsi="Times New Roman" w:cs="Times New Roman"/>
    </w:rPr>
  </w:style>
  <w:style w:type="table" w:styleId="TableGrid">
    <w:name w:val="Table Grid"/>
    <w:basedOn w:val="TableNormal"/>
    <w:uiPriority w:val="39"/>
    <w:rsid w:val="008779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779534">
      <w:bodyDiv w:val="1"/>
      <w:marLeft w:val="0"/>
      <w:marRight w:val="0"/>
      <w:marTop w:val="0"/>
      <w:marBottom w:val="0"/>
      <w:divBdr>
        <w:top w:val="none" w:sz="0" w:space="0" w:color="auto"/>
        <w:left w:val="none" w:sz="0" w:space="0" w:color="auto"/>
        <w:bottom w:val="none" w:sz="0" w:space="0" w:color="auto"/>
        <w:right w:val="none" w:sz="0" w:space="0" w:color="auto"/>
      </w:divBdr>
    </w:div>
    <w:div w:id="1276865945">
      <w:bodyDiv w:val="1"/>
      <w:marLeft w:val="0"/>
      <w:marRight w:val="0"/>
      <w:marTop w:val="0"/>
      <w:marBottom w:val="0"/>
      <w:divBdr>
        <w:top w:val="none" w:sz="0" w:space="0" w:color="auto"/>
        <w:left w:val="none" w:sz="0" w:space="0" w:color="auto"/>
        <w:bottom w:val="none" w:sz="0" w:space="0" w:color="auto"/>
        <w:right w:val="none" w:sz="0" w:space="0" w:color="auto"/>
      </w:divBdr>
      <w:divsChild>
        <w:div w:id="1351877681">
          <w:marLeft w:val="0"/>
          <w:marRight w:val="0"/>
          <w:marTop w:val="0"/>
          <w:marBottom w:val="0"/>
          <w:divBdr>
            <w:top w:val="none" w:sz="0" w:space="0" w:color="auto"/>
            <w:left w:val="none" w:sz="0" w:space="0" w:color="auto"/>
            <w:bottom w:val="none" w:sz="0" w:space="0" w:color="auto"/>
            <w:right w:val="none" w:sz="0" w:space="0" w:color="auto"/>
          </w:divBdr>
          <w:divsChild>
            <w:div w:id="118454826">
              <w:marLeft w:val="0"/>
              <w:marRight w:val="0"/>
              <w:marTop w:val="0"/>
              <w:marBottom w:val="0"/>
              <w:divBdr>
                <w:top w:val="none" w:sz="0" w:space="0" w:color="auto"/>
                <w:left w:val="none" w:sz="0" w:space="0" w:color="auto"/>
                <w:bottom w:val="none" w:sz="0" w:space="0" w:color="auto"/>
                <w:right w:val="none" w:sz="0" w:space="0" w:color="auto"/>
              </w:divBdr>
              <w:divsChild>
                <w:div w:id="209998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www.sbg.bio.ic.ac.uk/~phyre2/html/page.cgi?id=index"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hyperlink" Target="https://elbe.hki-jena.de/fungifun/" TargetMode="External"/><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https://fungidb.org/fungidb/app" TargetMode="External"/><Relationship Id="rId5" Type="http://schemas.openxmlformats.org/officeDocument/2006/relationships/endnotes" Target="endnotes.xml"/><Relationship Id="rId15" Type="http://schemas.openxmlformats.org/officeDocument/2006/relationships/image" Target="media/image2.emf"/><Relationship Id="rId10" Type="http://schemas.openxmlformats.org/officeDocument/2006/relationships/hyperlink" Target="https://fungidb.org/fungidb/app" TargetMode="External"/><Relationship Id="rId19" Type="http://schemas.microsoft.com/office/2011/relationships/people" Target="peop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16</Pages>
  <Words>4154</Words>
  <Characters>23682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UCSD</Company>
  <LinksUpToDate>false</LinksUpToDate>
  <CharactersWithSpaces>27781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Kirkland</dc:creator>
  <cp:keywords/>
  <dc:description/>
  <cp:lastModifiedBy>Theo Kirkland</cp:lastModifiedBy>
  <cp:revision>36</cp:revision>
  <cp:lastPrinted>2021-01-07T19:48:00Z</cp:lastPrinted>
  <dcterms:created xsi:type="dcterms:W3CDTF">2021-01-07T23:21:00Z</dcterms:created>
  <dcterms:modified xsi:type="dcterms:W3CDTF">2021-01-10T22:18:00Z</dcterms:modified>
</cp:coreProperties>
</file>